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9EB10" w14:textId="77777777" w:rsidR="00322562" w:rsidRDefault="00000000" w:rsidP="00630A16">
      <w:pPr>
        <w:spacing w:line="240" w:lineRule="auto"/>
        <w:jc w:val="both"/>
        <w:rPr>
          <w:szCs w:val="20"/>
        </w:rPr>
      </w:pPr>
      <w:r>
        <w:rPr>
          <w:szCs w:val="20"/>
        </w:rPr>
        <w:t xml:space="preserve">                    </w:t>
      </w: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ab/>
      </w:r>
    </w:p>
    <w:p w14:paraId="66BB9030" w14:textId="76AC85A7" w:rsidR="00322562" w:rsidRDefault="00000000" w:rsidP="00630A16">
      <w:pPr>
        <w:spacing w:line="240" w:lineRule="auto"/>
        <w:ind w:left="7200" w:firstLine="720"/>
        <w:jc w:val="both"/>
        <w:rPr>
          <w:szCs w:val="20"/>
        </w:rPr>
      </w:pPr>
      <w:r>
        <w:rPr>
          <w:szCs w:val="20"/>
        </w:rPr>
        <w:t xml:space="preserve">  </w:t>
      </w:r>
      <w:r w:rsidR="00216EE2">
        <w:rPr>
          <w:szCs w:val="20"/>
        </w:rPr>
        <w:t>4</w:t>
      </w:r>
      <w:r>
        <w:rPr>
          <w:szCs w:val="20"/>
          <w:vertAlign w:val="superscript"/>
        </w:rPr>
        <w:t>th</w:t>
      </w:r>
      <w:r>
        <w:rPr>
          <w:szCs w:val="20"/>
        </w:rPr>
        <w:t xml:space="preserve"> </w:t>
      </w:r>
      <w:r w:rsidR="00216EE2">
        <w:rPr>
          <w:szCs w:val="20"/>
        </w:rPr>
        <w:t>February</w:t>
      </w:r>
      <w:r>
        <w:rPr>
          <w:szCs w:val="20"/>
        </w:rPr>
        <w:t xml:space="preserve"> 202</w:t>
      </w:r>
      <w:r w:rsidR="00216EE2">
        <w:rPr>
          <w:szCs w:val="20"/>
        </w:rPr>
        <w:t>4</w:t>
      </w:r>
    </w:p>
    <w:p w14:paraId="4497774D" w14:textId="4D83571E" w:rsidR="00322562" w:rsidRPr="006D78BF" w:rsidRDefault="00000000" w:rsidP="00630A16">
      <w:pPr>
        <w:pStyle w:val="PlainText"/>
        <w:jc w:val="both"/>
      </w:pPr>
      <w:r w:rsidRPr="006D78BF">
        <w:t xml:space="preserve">Professor </w:t>
      </w:r>
      <w:r w:rsidR="006D78BF" w:rsidRPr="006D78BF">
        <w:t>James Leger</w:t>
      </w:r>
    </w:p>
    <w:p w14:paraId="01C8941A" w14:textId="257C2C37" w:rsidR="00322562" w:rsidRDefault="006D78BF" w:rsidP="00630A16">
      <w:pPr>
        <w:pStyle w:val="PlainText"/>
        <w:jc w:val="both"/>
      </w:pPr>
      <w:r w:rsidRPr="006D78BF">
        <w:rPr>
          <w:i/>
          <w:iCs/>
          <w:szCs w:val="20"/>
        </w:rPr>
        <w:t>University of Minnesota, USA</w:t>
      </w:r>
      <w:r>
        <w:rPr>
          <w:szCs w:val="20"/>
        </w:rPr>
        <w:tab/>
      </w:r>
      <w:r>
        <w:rPr>
          <w:szCs w:val="20"/>
        </w:rPr>
        <w:tab/>
      </w:r>
      <w:r>
        <w:rPr>
          <w:szCs w:val="20"/>
        </w:rPr>
        <w:tab/>
      </w:r>
      <w:r>
        <w:rPr>
          <w:szCs w:val="20"/>
        </w:rPr>
        <w:tab/>
      </w:r>
      <w:r>
        <w:rPr>
          <w:szCs w:val="20"/>
        </w:rPr>
        <w:tab/>
        <w:t xml:space="preserve">             </w:t>
      </w:r>
      <w:r>
        <w:rPr>
          <w:szCs w:val="20"/>
        </w:rPr>
        <w:tab/>
      </w:r>
      <w:r>
        <w:rPr>
          <w:szCs w:val="20"/>
        </w:rPr>
        <w:tab/>
      </w:r>
      <w:r>
        <w:rPr>
          <w:szCs w:val="20"/>
        </w:rPr>
        <w:tab/>
      </w:r>
    </w:p>
    <w:p w14:paraId="06E655BB" w14:textId="77777777" w:rsidR="00322562" w:rsidRDefault="00000000" w:rsidP="00630A16">
      <w:pPr>
        <w:spacing w:after="80" w:line="240" w:lineRule="auto"/>
        <w:jc w:val="both"/>
        <w:rPr>
          <w:szCs w:val="20"/>
        </w:rPr>
      </w:pPr>
      <w:r>
        <w:rPr>
          <w:szCs w:val="20"/>
        </w:rPr>
        <w:t>Editor-in-Chief</w:t>
      </w:r>
    </w:p>
    <w:p w14:paraId="4D73A7D3" w14:textId="77777777" w:rsidR="00322562" w:rsidRDefault="00000000" w:rsidP="00630A16">
      <w:pPr>
        <w:pStyle w:val="PlainText"/>
        <w:jc w:val="both"/>
      </w:pPr>
      <w:r>
        <w:t>Optics Express</w:t>
      </w:r>
    </w:p>
    <w:p w14:paraId="68FA1FA9" w14:textId="77777777" w:rsidR="00322562" w:rsidRDefault="00000000" w:rsidP="00630A16">
      <w:pPr>
        <w:spacing w:after="0" w:line="240" w:lineRule="auto"/>
        <w:jc w:val="both"/>
        <w:rPr>
          <w:rFonts w:ascii="Tahoma" w:eastAsia="Times New Roman" w:hAnsi="Tahoma" w:cs="Times New Roman"/>
          <w:szCs w:val="20"/>
          <w:lang w:eastAsia="en-US"/>
        </w:rPr>
      </w:pP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ab/>
      </w:r>
    </w:p>
    <w:p w14:paraId="5E9D7507" w14:textId="77777777" w:rsidR="00322562" w:rsidRDefault="00322562" w:rsidP="00630A16">
      <w:pPr>
        <w:spacing w:after="0" w:line="240" w:lineRule="auto"/>
        <w:jc w:val="both"/>
        <w:rPr>
          <w:rFonts w:ascii="Tahoma" w:eastAsia="Times New Roman" w:hAnsi="Tahoma" w:cs="Times New Roman"/>
          <w:szCs w:val="20"/>
          <w:lang w:eastAsia="en-US"/>
        </w:rPr>
      </w:pPr>
    </w:p>
    <w:p w14:paraId="599F7731" w14:textId="2A4E536C" w:rsidR="00322562" w:rsidRDefault="00000000" w:rsidP="00630A16">
      <w:pPr>
        <w:spacing w:after="80"/>
        <w:jc w:val="both"/>
        <w:rPr>
          <w:szCs w:val="20"/>
        </w:rPr>
      </w:pPr>
      <w:r>
        <w:rPr>
          <w:szCs w:val="20"/>
        </w:rPr>
        <w:t xml:space="preserve">Dear </w:t>
      </w:r>
      <w:proofErr w:type="gramStart"/>
      <w:r>
        <w:rPr>
          <w:szCs w:val="20"/>
        </w:rPr>
        <w:t>Professor</w:t>
      </w:r>
      <w:proofErr w:type="gramEnd"/>
      <w:r>
        <w:rPr>
          <w:szCs w:val="20"/>
        </w:rPr>
        <w:t xml:space="preserve"> </w:t>
      </w:r>
      <w:del w:id="0" w:author="David Li" w:date="2024-02-06T17:10:00Z">
        <w:r w:rsidR="007D7F4E" w:rsidDel="00D5600E">
          <w:rPr>
            <w:szCs w:val="20"/>
          </w:rPr>
          <w:delText>James</w:delText>
        </w:r>
      </w:del>
      <w:ins w:id="1" w:author="David Li" w:date="2024-02-06T17:10:00Z">
        <w:r w:rsidR="00D5600E">
          <w:rPr>
            <w:szCs w:val="20"/>
          </w:rPr>
          <w:t>Leger</w:t>
        </w:r>
      </w:ins>
      <w:r>
        <w:rPr>
          <w:szCs w:val="20"/>
        </w:rPr>
        <w:t>,</w:t>
      </w:r>
    </w:p>
    <w:p w14:paraId="55AC70FC" w14:textId="77777777" w:rsidR="00322562" w:rsidRDefault="00322562" w:rsidP="00630A16">
      <w:pPr>
        <w:spacing w:after="80"/>
        <w:jc w:val="both"/>
        <w:rPr>
          <w:szCs w:val="20"/>
        </w:rPr>
      </w:pPr>
    </w:p>
    <w:p w14:paraId="537759C0" w14:textId="4600711E" w:rsidR="00322562" w:rsidRPr="008542E5" w:rsidRDefault="00000000" w:rsidP="00630A16">
      <w:pPr>
        <w:pStyle w:val="01Title"/>
        <w:jc w:val="both"/>
        <w:rPr>
          <w:szCs w:val="20"/>
        </w:rPr>
      </w:pPr>
      <w:r>
        <w:rPr>
          <w:sz w:val="20"/>
          <w:szCs w:val="20"/>
        </w:rPr>
        <w:t xml:space="preserve">Submission of the manuscript entitled </w:t>
      </w:r>
      <w:r>
        <w:rPr>
          <w:b w:val="0"/>
          <w:sz w:val="20"/>
          <w:szCs w:val="20"/>
        </w:rPr>
        <w:t>“</w:t>
      </w:r>
      <w:r w:rsidR="008542E5" w:rsidRPr="008542E5">
        <w:rPr>
          <w:sz w:val="20"/>
          <w:szCs w:val="11"/>
        </w:rPr>
        <w:t xml:space="preserve">Spiking Neural Network Enhanced Hand Gesture Recognition Using Low-Cost Single-Photon Avalanche Diode </w:t>
      </w:r>
      <w:proofErr w:type="gramStart"/>
      <w:r w:rsidR="008542E5" w:rsidRPr="008542E5">
        <w:rPr>
          <w:sz w:val="20"/>
          <w:szCs w:val="11"/>
        </w:rPr>
        <w:t>Array</w:t>
      </w:r>
      <w:proofErr w:type="gramEnd"/>
      <w:r>
        <w:rPr>
          <w:sz w:val="20"/>
          <w:szCs w:val="20"/>
        </w:rPr>
        <w:t xml:space="preserve">” </w:t>
      </w:r>
    </w:p>
    <w:p w14:paraId="24BAEB4D" w14:textId="77777777" w:rsidR="00322562" w:rsidRDefault="00322562" w:rsidP="00630A16">
      <w:pPr>
        <w:widowControl w:val="0"/>
        <w:autoSpaceDE w:val="0"/>
        <w:autoSpaceDN w:val="0"/>
        <w:adjustRightInd w:val="0"/>
        <w:spacing w:after="0" w:line="240" w:lineRule="auto"/>
        <w:jc w:val="both"/>
        <w:rPr>
          <w:szCs w:val="20"/>
          <w:lang w:val="en-US"/>
        </w:rPr>
      </w:pPr>
    </w:p>
    <w:p w14:paraId="31E1A691" w14:textId="1FC48505" w:rsidR="00322562" w:rsidRDefault="00000000" w:rsidP="00630A16">
      <w:pPr>
        <w:widowControl w:val="0"/>
        <w:autoSpaceDE w:val="0"/>
        <w:autoSpaceDN w:val="0"/>
        <w:adjustRightInd w:val="0"/>
        <w:spacing w:after="0" w:line="240" w:lineRule="auto"/>
        <w:jc w:val="both"/>
        <w:rPr>
          <w:szCs w:val="20"/>
          <w:lang w:val="en-US"/>
        </w:rPr>
      </w:pPr>
      <w:r>
        <w:rPr>
          <w:szCs w:val="20"/>
          <w:lang w:val="en-US"/>
        </w:rPr>
        <w:t>I would like to submit the manuscript “</w:t>
      </w:r>
      <w:r w:rsidR="00F40E79" w:rsidRPr="00F40E79">
        <w:rPr>
          <w:bCs/>
          <w:szCs w:val="20"/>
          <w:lang w:val="en-US"/>
        </w:rPr>
        <w:t>Spiking Neural Network Enhanced Hand Gesture Recognition Using Low-Cost Single-Photon Avalanche Diode Array</w:t>
      </w:r>
      <w:r>
        <w:rPr>
          <w:szCs w:val="20"/>
          <w:lang w:val="en-US"/>
        </w:rPr>
        <w:t xml:space="preserve">” for your consideration to be published in Optics Express. </w:t>
      </w:r>
    </w:p>
    <w:p w14:paraId="38BFC7FE" w14:textId="77777777" w:rsidR="00322562" w:rsidRDefault="00322562" w:rsidP="00630A16">
      <w:pPr>
        <w:widowControl w:val="0"/>
        <w:autoSpaceDE w:val="0"/>
        <w:autoSpaceDN w:val="0"/>
        <w:adjustRightInd w:val="0"/>
        <w:spacing w:after="0" w:line="240" w:lineRule="auto"/>
        <w:jc w:val="both"/>
        <w:rPr>
          <w:szCs w:val="20"/>
          <w:lang w:val="en-US"/>
        </w:rPr>
      </w:pPr>
    </w:p>
    <w:p w14:paraId="7FC25BC1" w14:textId="77777777" w:rsidR="00D5600E" w:rsidRPr="00D5600E" w:rsidRDefault="00D5600E" w:rsidP="00D5600E">
      <w:pPr>
        <w:pStyle w:val="NormalWeb"/>
        <w:spacing w:before="0" w:beforeAutospacing="0" w:after="0" w:afterAutospacing="0"/>
        <w:rPr>
          <w:ins w:id="2" w:author="David Li" w:date="2024-02-06T17:13:00Z"/>
          <w:rFonts w:ascii="Arial" w:hAnsi="Arial" w:cs="Arial"/>
          <w:color w:val="0E101A"/>
          <w:szCs w:val="24"/>
          <w:rPrChange w:id="3" w:author="David Li" w:date="2024-02-06T17:14:00Z">
            <w:rPr>
              <w:ins w:id="4" w:author="David Li" w:date="2024-02-06T17:13:00Z"/>
              <w:color w:val="0E101A"/>
              <w:szCs w:val="24"/>
            </w:rPr>
          </w:rPrChange>
        </w:rPr>
      </w:pPr>
      <w:ins w:id="5" w:author="David Li" w:date="2024-02-06T17:13:00Z">
        <w:r w:rsidRPr="00D5600E">
          <w:rPr>
            <w:rFonts w:ascii="Arial" w:hAnsi="Arial" w:cs="Arial"/>
            <w:color w:val="0E101A"/>
            <w:rPrChange w:id="6" w:author="David Li" w:date="2024-02-06T17:14:00Z">
              <w:rPr>
                <w:color w:val="0E101A"/>
              </w:rPr>
            </w:rPrChange>
          </w:rPr>
          <w:t>We present a compact spiking convolutional neural network (SCNN) and spiking multilayer perceptron (SMLP) to recognize ten different gestures in dark and bright light environments using a $9.6 single-photon avalanche diode (SPAD) array. Our hand gesture recognition (HGR) system leveraged photon intensity data to train and test the network. A vanilla convolutional neural network (CNN) was also implemented to compare the proposed SCNN’s performance with the same network topologies and training strategies. Our SCNN was trained from scratch instead of being converted from the CNN. We tested the three models in dark and ambient light (AL)-corrupted environments. The results indicate that SCNN achieves accuracy comparable to CNN (90.8%) (92.9%) and exhibits lower floating operations with only 8 timesteps. SMLP also presents a trade-off between computational workload and accuracy. The code and collected datasets of this work are available at</w:t>
        </w:r>
      </w:ins>
    </w:p>
    <w:p w14:paraId="5E46EBE1" w14:textId="77777777" w:rsidR="00D5600E" w:rsidRPr="00D5600E" w:rsidRDefault="00D5600E" w:rsidP="00D5600E">
      <w:pPr>
        <w:pStyle w:val="NormalWeb"/>
        <w:spacing w:before="0" w:beforeAutospacing="0" w:after="0" w:afterAutospacing="0"/>
        <w:rPr>
          <w:ins w:id="7" w:author="David Li" w:date="2024-02-06T17:13:00Z"/>
          <w:rFonts w:ascii="Arial" w:hAnsi="Arial" w:cs="Arial"/>
          <w:color w:val="0E101A"/>
          <w:rPrChange w:id="8" w:author="David Li" w:date="2024-02-06T17:14:00Z">
            <w:rPr>
              <w:ins w:id="9" w:author="David Li" w:date="2024-02-06T17:13:00Z"/>
              <w:color w:val="0E101A"/>
            </w:rPr>
          </w:rPrChange>
        </w:rPr>
      </w:pPr>
      <w:ins w:id="10" w:author="David Li" w:date="2024-02-06T17:13:00Z">
        <w:r w:rsidRPr="00D5600E">
          <w:rPr>
            <w:rFonts w:ascii="Arial" w:hAnsi="Arial" w:cs="Arial"/>
            <w:color w:val="0E101A"/>
            <w:rPrChange w:id="11" w:author="David Li" w:date="2024-02-06T17:14:00Z">
              <w:rPr>
                <w:color w:val="0E101A"/>
              </w:rPr>
            </w:rPrChange>
          </w:rPr>
          <w:fldChar w:fldCharType="begin"/>
        </w:r>
        <w:r w:rsidRPr="00D5600E">
          <w:rPr>
            <w:rFonts w:ascii="Arial" w:hAnsi="Arial" w:cs="Arial"/>
            <w:color w:val="0E101A"/>
            <w:rPrChange w:id="12" w:author="David Li" w:date="2024-02-06T17:14:00Z">
              <w:rPr>
                <w:color w:val="0E101A"/>
              </w:rPr>
            </w:rPrChange>
          </w:rPr>
          <w:instrText>HYPERLINK "https://github.com/zzy666666zzy/TinyLiDAR_NET_SNN" \t "_blank"</w:instrText>
        </w:r>
        <w:r w:rsidRPr="00F964CF">
          <w:rPr>
            <w:rFonts w:ascii="Arial" w:hAnsi="Arial" w:cs="Arial"/>
            <w:color w:val="0E101A"/>
          </w:rPr>
        </w:r>
        <w:r w:rsidRPr="00D5600E">
          <w:rPr>
            <w:rFonts w:ascii="Arial" w:hAnsi="Arial" w:cs="Arial"/>
            <w:color w:val="0E101A"/>
            <w:rPrChange w:id="13" w:author="David Li" w:date="2024-02-06T17:14:00Z">
              <w:rPr>
                <w:color w:val="0E101A"/>
              </w:rPr>
            </w:rPrChange>
          </w:rPr>
          <w:fldChar w:fldCharType="separate"/>
        </w:r>
        <w:r w:rsidRPr="00D5600E">
          <w:rPr>
            <w:rStyle w:val="Hyperlink"/>
            <w:rFonts w:ascii="Arial" w:hAnsi="Arial" w:cs="Arial"/>
            <w:color w:val="4A6EE0"/>
            <w:rPrChange w:id="14" w:author="David Li" w:date="2024-02-06T17:14:00Z">
              <w:rPr>
                <w:rStyle w:val="Hyperlink"/>
                <w:color w:val="4A6EE0"/>
              </w:rPr>
            </w:rPrChange>
          </w:rPr>
          <w:t>https://github.com/zzy666666zzy/TinyLiDAR_NET_SNN</w:t>
        </w:r>
        <w:r w:rsidRPr="00D5600E">
          <w:rPr>
            <w:rFonts w:ascii="Arial" w:hAnsi="Arial" w:cs="Arial"/>
            <w:color w:val="0E101A"/>
            <w:rPrChange w:id="15" w:author="David Li" w:date="2024-02-06T17:14:00Z">
              <w:rPr>
                <w:color w:val="0E101A"/>
              </w:rPr>
            </w:rPrChange>
          </w:rPr>
          <w:fldChar w:fldCharType="end"/>
        </w:r>
        <w:r w:rsidRPr="00D5600E">
          <w:rPr>
            <w:rFonts w:ascii="Arial" w:hAnsi="Arial" w:cs="Arial"/>
            <w:color w:val="0E101A"/>
            <w:rPrChange w:id="16" w:author="David Li" w:date="2024-02-06T17:14:00Z">
              <w:rPr>
                <w:color w:val="0E101A"/>
              </w:rPr>
            </w:rPrChange>
          </w:rPr>
          <w:t>.</w:t>
        </w:r>
      </w:ins>
    </w:p>
    <w:p w14:paraId="52CDF707" w14:textId="57D26322" w:rsidR="005E47DF" w:rsidRPr="005E47DF" w:rsidDel="00D5600E" w:rsidRDefault="005E47DF" w:rsidP="00630A16">
      <w:pPr>
        <w:widowControl w:val="0"/>
        <w:autoSpaceDE w:val="0"/>
        <w:autoSpaceDN w:val="0"/>
        <w:adjustRightInd w:val="0"/>
        <w:spacing w:after="0" w:line="240" w:lineRule="auto"/>
        <w:jc w:val="both"/>
        <w:rPr>
          <w:del w:id="17" w:author="David Li" w:date="2024-02-06T17:13:00Z"/>
          <w:lang w:val="en-US"/>
        </w:rPr>
      </w:pPr>
      <w:del w:id="18" w:author="David Li" w:date="2024-02-06T17:13:00Z">
        <w:r w:rsidRPr="005E47DF" w:rsidDel="00D5600E">
          <w:rPr>
            <w:lang w:val="en-US"/>
          </w:rPr>
          <w:delText>We present a compact spiking convolutional neural network (SCNN) and spiking multilayer perceptron (SMLP) to recognize ten different gestures in dark and bright light environments, using a $9.6 single-photon avalanche diode (SPAD) array. In our hand gesture recognition (HGR) system, photon intensity data was leveraged to train and test the network. A vanilla convolutional neural network (CNN) was also implemented to compare the proposed SCNN’s performance with the same network topologies and training strategies. Our SCNN was trained from scratch instead of being converted from the CNN. We tested the three models in dark and ambient light (AL)-corrupted environments. The results indicate that SCNN achieves comparable accuracy (90.8%) to CNN (92.9%) and exhibits lower floating operations with only 8 timesteps. SMLP also presents a trade-off between computational workload and accuracy. The code and collected datasets of this work are available at</w:delText>
        </w:r>
      </w:del>
    </w:p>
    <w:p w14:paraId="428AA355" w14:textId="2083EA5B" w:rsidR="005E47DF" w:rsidRPr="005E47DF" w:rsidDel="00D5600E" w:rsidRDefault="00000000" w:rsidP="00630A16">
      <w:pPr>
        <w:widowControl w:val="0"/>
        <w:autoSpaceDE w:val="0"/>
        <w:autoSpaceDN w:val="0"/>
        <w:adjustRightInd w:val="0"/>
        <w:spacing w:after="0" w:line="240" w:lineRule="auto"/>
        <w:jc w:val="both"/>
        <w:rPr>
          <w:del w:id="19" w:author="David Li" w:date="2024-02-06T17:13:00Z"/>
          <w:lang w:val="en-US"/>
        </w:rPr>
      </w:pPr>
      <w:del w:id="20" w:author="David Li" w:date="2024-02-06T17:13:00Z">
        <w:r w:rsidDel="00D5600E">
          <w:fldChar w:fldCharType="begin"/>
        </w:r>
        <w:r w:rsidDel="00D5600E">
          <w:delInstrText>HYPERLINK "https://github.com/zzy666666zzy/TinyLiDAR_NET_SNN"</w:delInstrText>
        </w:r>
        <w:r w:rsidDel="00D5600E">
          <w:fldChar w:fldCharType="separate"/>
        </w:r>
        <w:r w:rsidR="005E47DF" w:rsidRPr="005E47DF" w:rsidDel="00D5600E">
          <w:rPr>
            <w:rStyle w:val="Hyperlink"/>
            <w:lang w:val="en-US"/>
          </w:rPr>
          <w:delText>https://github.com/zzy666666zzy/TinyLiDAR_NET_SNN</w:delText>
        </w:r>
        <w:r w:rsidDel="00D5600E">
          <w:rPr>
            <w:rStyle w:val="Hyperlink"/>
            <w:lang w:val="en-US"/>
          </w:rPr>
          <w:fldChar w:fldCharType="end"/>
        </w:r>
        <w:r w:rsidR="005E47DF" w:rsidRPr="005E47DF" w:rsidDel="00D5600E">
          <w:rPr>
            <w:lang w:val="en-US"/>
          </w:rPr>
          <w:delText>.</w:delText>
        </w:r>
      </w:del>
    </w:p>
    <w:p w14:paraId="25D66D39" w14:textId="77777777" w:rsidR="00322562" w:rsidRDefault="00322562" w:rsidP="00630A16">
      <w:pPr>
        <w:widowControl w:val="0"/>
        <w:autoSpaceDE w:val="0"/>
        <w:autoSpaceDN w:val="0"/>
        <w:adjustRightInd w:val="0"/>
        <w:spacing w:after="0" w:line="240" w:lineRule="auto"/>
        <w:jc w:val="both"/>
        <w:rPr>
          <w:szCs w:val="20"/>
          <w:lang w:val="en-US"/>
        </w:rPr>
      </w:pPr>
    </w:p>
    <w:p w14:paraId="2E28E066" w14:textId="56F6806F" w:rsidR="00322562" w:rsidRDefault="00000000" w:rsidP="00630A16">
      <w:pPr>
        <w:spacing w:after="0" w:line="240" w:lineRule="auto"/>
        <w:jc w:val="both"/>
        <w:rPr>
          <w:szCs w:val="20"/>
          <w:lang w:val="en-US"/>
        </w:rPr>
      </w:pPr>
      <w:r w:rsidRPr="00F964CF">
        <w:rPr>
          <w:szCs w:val="20"/>
          <w:lang w:val="en-US"/>
          <w:rPrChange w:id="21" w:author="Zhenya Zang" w:date="2024-02-07T20:15:00Z">
            <w:rPr>
              <w:szCs w:val="20"/>
              <w:highlight w:val="yellow"/>
              <w:lang w:val="en-US"/>
            </w:rPr>
          </w:rPrChange>
        </w:rPr>
        <w:t>As for the reviewer</w:t>
      </w:r>
      <w:del w:id="22" w:author="Zhenya Zang" w:date="2024-02-07T20:15:00Z">
        <w:r w:rsidRPr="00F964CF" w:rsidDel="00F964CF">
          <w:rPr>
            <w:szCs w:val="20"/>
            <w:lang w:val="en-US"/>
            <w:rPrChange w:id="23" w:author="Zhenya Zang" w:date="2024-02-07T20:15:00Z">
              <w:rPr>
                <w:szCs w:val="20"/>
                <w:highlight w:val="yellow"/>
                <w:lang w:val="en-US"/>
              </w:rPr>
            </w:rPrChange>
          </w:rPr>
          <w:delText>s</w:delText>
        </w:r>
      </w:del>
      <w:r w:rsidRPr="00F964CF">
        <w:rPr>
          <w:szCs w:val="20"/>
          <w:lang w:val="en-US"/>
          <w:rPrChange w:id="24" w:author="Zhenya Zang" w:date="2024-02-07T20:15:00Z">
            <w:rPr>
              <w:szCs w:val="20"/>
              <w:highlight w:val="yellow"/>
              <w:lang w:val="en-US"/>
            </w:rPr>
          </w:rPrChange>
        </w:rPr>
        <w:t xml:space="preserve">, we would like to suggest </w:t>
      </w:r>
      <w:ins w:id="25" w:author="Zhenya Zang" w:date="2024-02-07T20:15:00Z">
        <w:r w:rsidR="00D31C49">
          <w:rPr>
            <w:szCs w:val="20"/>
            <w:lang w:val="en-US" w:eastAsia="zh-CN"/>
          </w:rPr>
          <w:t xml:space="preserve">Dr. </w:t>
        </w:r>
      </w:ins>
      <w:ins w:id="26" w:author="Zhenya Zang" w:date="2024-02-07T20:16:00Z">
        <w:r w:rsidR="00A468A2">
          <w:rPr>
            <w:szCs w:val="20"/>
            <w:lang w:val="en-US" w:eastAsia="zh-CN"/>
          </w:rPr>
          <w:t xml:space="preserve">Istvan </w:t>
        </w:r>
        <w:proofErr w:type="spellStart"/>
        <w:r w:rsidR="005D38A0">
          <w:rPr>
            <w:szCs w:val="20"/>
            <w:lang w:val="en-US" w:eastAsia="zh-CN"/>
          </w:rPr>
          <w:t>Gyongy</w:t>
        </w:r>
      </w:ins>
      <w:proofErr w:type="spellEnd"/>
      <w:del w:id="27" w:author="Zhenya Zang" w:date="2024-02-07T20:15:00Z">
        <w:r w:rsidRPr="00F964CF" w:rsidDel="00D31C49">
          <w:rPr>
            <w:rFonts w:hint="eastAsia"/>
            <w:szCs w:val="20"/>
            <w:lang w:val="en-US" w:eastAsia="zh-CN"/>
            <w:rPrChange w:id="28" w:author="Zhenya Zang" w:date="2024-02-07T20:15:00Z">
              <w:rPr>
                <w:rFonts w:hint="eastAsia"/>
                <w:szCs w:val="20"/>
                <w:highlight w:val="yellow"/>
                <w:lang w:val="en-US" w:eastAsia="zh-CN"/>
              </w:rPr>
            </w:rPrChange>
          </w:rPr>
          <w:delText>...</w:delText>
        </w:r>
      </w:del>
      <w:r w:rsidRPr="00F964CF">
        <w:rPr>
          <w:szCs w:val="20"/>
          <w:lang w:val="en-US"/>
          <w:rPrChange w:id="29" w:author="Zhenya Zang" w:date="2024-02-07T20:15:00Z">
            <w:rPr>
              <w:szCs w:val="20"/>
              <w:highlight w:val="yellow"/>
              <w:lang w:val="en-US"/>
            </w:rPr>
          </w:rPrChange>
        </w:rPr>
        <w:t xml:space="preserve">, for his expertise in </w:t>
      </w:r>
      <w:ins w:id="30" w:author="Zhenya Zang" w:date="2024-02-07T20:17:00Z">
        <w:r w:rsidR="00906154">
          <w:rPr>
            <w:szCs w:val="20"/>
            <w:lang w:val="en-US"/>
          </w:rPr>
          <w:t xml:space="preserve">deep learning-enhanced </w:t>
        </w:r>
      </w:ins>
      <w:ins w:id="31" w:author="Zhenya Zang" w:date="2024-02-07T20:16:00Z">
        <w:r w:rsidR="005D38A0">
          <w:rPr>
            <w:szCs w:val="20"/>
            <w:lang w:val="en-US"/>
          </w:rPr>
          <w:t>computational imaging</w:t>
        </w:r>
      </w:ins>
      <w:ins w:id="32" w:author="Zhenya Zang" w:date="2024-02-07T20:17:00Z">
        <w:r w:rsidR="00891681">
          <w:rPr>
            <w:szCs w:val="20"/>
            <w:lang w:val="en-US"/>
          </w:rPr>
          <w:t xml:space="preserve"> using SPAD sensor. </w:t>
        </w:r>
      </w:ins>
      <w:ins w:id="33" w:author="Zhenya Zang" w:date="2024-02-07T20:18:00Z">
        <w:r w:rsidR="00D62BCA">
          <w:rPr>
            <w:szCs w:val="20"/>
            <w:lang w:val="en-US"/>
          </w:rPr>
          <w:t xml:space="preserve">He published </w:t>
        </w:r>
        <w:r w:rsidR="00DE28BD">
          <w:rPr>
            <w:szCs w:val="20"/>
            <w:lang w:val="en-US"/>
          </w:rPr>
          <w:t>relevant papers on Optics Express.</w:t>
        </w:r>
      </w:ins>
      <w:del w:id="34" w:author="Zhenya Zang" w:date="2024-02-07T20:16:00Z">
        <w:r w:rsidRPr="00F964CF" w:rsidDel="005D38A0">
          <w:rPr>
            <w:rFonts w:hint="eastAsia"/>
            <w:szCs w:val="20"/>
            <w:lang w:val="en-US" w:eastAsia="zh-CN"/>
            <w:rPrChange w:id="35" w:author="Zhenya Zang" w:date="2024-02-07T20:15:00Z">
              <w:rPr>
                <w:rFonts w:hint="eastAsia"/>
                <w:szCs w:val="20"/>
                <w:highlight w:val="yellow"/>
                <w:lang w:val="en-US" w:eastAsia="zh-CN"/>
              </w:rPr>
            </w:rPrChange>
          </w:rPr>
          <w:delText>...</w:delText>
        </w:r>
        <w:r w:rsidRPr="00F964CF" w:rsidDel="005D38A0">
          <w:rPr>
            <w:szCs w:val="20"/>
            <w:lang w:val="en-US"/>
            <w:rPrChange w:id="36" w:author="Zhenya Zang" w:date="2024-02-07T20:15:00Z">
              <w:rPr>
                <w:szCs w:val="20"/>
                <w:highlight w:val="yellow"/>
                <w:lang w:val="en-US"/>
              </w:rPr>
            </w:rPrChange>
          </w:rPr>
          <w:delText>.</w:delText>
        </w:r>
        <w:r w:rsidDel="005D38A0">
          <w:rPr>
            <w:szCs w:val="20"/>
            <w:lang w:val="en-US"/>
          </w:rPr>
          <w:delText xml:space="preserve"> </w:delText>
        </w:r>
      </w:del>
    </w:p>
    <w:p w14:paraId="713587D6" w14:textId="087D2F6C" w:rsidR="00322562" w:rsidRDefault="00000000" w:rsidP="00630A16">
      <w:pPr>
        <w:spacing w:before="100" w:beforeAutospacing="1" w:after="100" w:afterAutospacing="1" w:line="240" w:lineRule="auto"/>
        <w:jc w:val="both"/>
        <w:rPr>
          <w:rFonts w:ascii="Times New Roman" w:eastAsia="Times New Roman" w:hAnsi="Times New Roman" w:cs="Times New Roman"/>
          <w:color w:val="auto"/>
          <w:sz w:val="24"/>
          <w:szCs w:val="24"/>
          <w:lang w:eastAsia="en-US"/>
        </w:rPr>
      </w:pPr>
      <w:r>
        <w:rPr>
          <w:rFonts w:ascii="ArialMT" w:eastAsia="Times New Roman" w:hAnsi="ArialMT" w:cs="Times New Roman"/>
          <w:color w:val="auto"/>
          <w:szCs w:val="20"/>
          <w:lang w:eastAsia="en-US"/>
        </w:rPr>
        <w:t xml:space="preserve">Thank you for arranging the review, and I hope you could consider it </w:t>
      </w:r>
      <w:r w:rsidR="00ED08AC">
        <w:rPr>
          <w:rFonts w:ascii="ArialMT" w:eastAsia="Times New Roman" w:hAnsi="ArialMT" w:cs="Times New Roman"/>
          <w:color w:val="auto"/>
          <w:szCs w:val="20"/>
          <w:lang w:eastAsia="en-US"/>
        </w:rPr>
        <w:t>favourably</w:t>
      </w:r>
      <w:r>
        <w:rPr>
          <w:rFonts w:ascii="ArialMT" w:eastAsia="Times New Roman" w:hAnsi="ArialMT" w:cs="Times New Roman"/>
          <w:color w:val="auto"/>
          <w:szCs w:val="20"/>
          <w:lang w:eastAsia="en-US"/>
        </w:rPr>
        <w:t xml:space="preserve">. </w:t>
      </w:r>
    </w:p>
    <w:p w14:paraId="2DA91454" w14:textId="77777777" w:rsidR="00322562" w:rsidRDefault="00000000" w:rsidP="00630A16">
      <w:pPr>
        <w:widowControl w:val="0"/>
        <w:autoSpaceDE w:val="0"/>
        <w:autoSpaceDN w:val="0"/>
        <w:adjustRightInd w:val="0"/>
        <w:spacing w:after="0" w:line="240" w:lineRule="auto"/>
        <w:jc w:val="both"/>
        <w:rPr>
          <w:szCs w:val="20"/>
          <w:lang w:val="en-US"/>
        </w:rPr>
      </w:pPr>
      <w:r>
        <w:rPr>
          <w:szCs w:val="20"/>
          <w:lang w:val="en-US"/>
        </w:rPr>
        <w:t>Yours sincerely,</w:t>
      </w:r>
    </w:p>
    <w:p w14:paraId="4A7DB075" w14:textId="77777777" w:rsidR="00322562" w:rsidRDefault="00322562" w:rsidP="00630A16">
      <w:pPr>
        <w:widowControl w:val="0"/>
        <w:autoSpaceDE w:val="0"/>
        <w:autoSpaceDN w:val="0"/>
        <w:adjustRightInd w:val="0"/>
        <w:spacing w:after="0" w:line="240" w:lineRule="auto"/>
        <w:jc w:val="both"/>
        <w:rPr>
          <w:szCs w:val="20"/>
          <w:lang w:val="en-US"/>
        </w:rPr>
      </w:pPr>
    </w:p>
    <w:p w14:paraId="52E75F74" w14:textId="77777777" w:rsidR="00322562" w:rsidRDefault="00322562" w:rsidP="00630A16">
      <w:pPr>
        <w:widowControl w:val="0"/>
        <w:autoSpaceDE w:val="0"/>
        <w:autoSpaceDN w:val="0"/>
        <w:adjustRightInd w:val="0"/>
        <w:spacing w:after="0" w:line="240" w:lineRule="auto"/>
        <w:jc w:val="both"/>
        <w:rPr>
          <w:szCs w:val="20"/>
          <w:lang w:val="en-US"/>
        </w:rPr>
      </w:pPr>
    </w:p>
    <w:p w14:paraId="1145D503" w14:textId="77777777" w:rsidR="00322562" w:rsidRDefault="00322562" w:rsidP="00630A16">
      <w:pPr>
        <w:widowControl w:val="0"/>
        <w:autoSpaceDE w:val="0"/>
        <w:autoSpaceDN w:val="0"/>
        <w:adjustRightInd w:val="0"/>
        <w:spacing w:after="0" w:line="240" w:lineRule="auto"/>
        <w:jc w:val="both"/>
        <w:rPr>
          <w:szCs w:val="20"/>
          <w:lang w:val="en-US"/>
        </w:rPr>
      </w:pPr>
    </w:p>
    <w:p w14:paraId="3F098ED6" w14:textId="77777777" w:rsidR="00322562" w:rsidRDefault="00322562" w:rsidP="00630A16">
      <w:pPr>
        <w:widowControl w:val="0"/>
        <w:autoSpaceDE w:val="0"/>
        <w:autoSpaceDN w:val="0"/>
        <w:adjustRightInd w:val="0"/>
        <w:spacing w:after="0" w:line="240" w:lineRule="auto"/>
        <w:jc w:val="both"/>
        <w:rPr>
          <w:szCs w:val="20"/>
          <w:lang w:val="en-US"/>
        </w:rPr>
      </w:pPr>
    </w:p>
    <w:p w14:paraId="6CB96ACD" w14:textId="77777777" w:rsidR="00322562" w:rsidRDefault="00322562" w:rsidP="00630A16">
      <w:pPr>
        <w:widowControl w:val="0"/>
        <w:autoSpaceDE w:val="0"/>
        <w:autoSpaceDN w:val="0"/>
        <w:adjustRightInd w:val="0"/>
        <w:spacing w:after="0" w:line="240" w:lineRule="auto"/>
        <w:jc w:val="both"/>
        <w:rPr>
          <w:szCs w:val="20"/>
          <w:lang w:val="en-US"/>
        </w:rPr>
      </w:pPr>
    </w:p>
    <w:p w14:paraId="20432A1E" w14:textId="77777777" w:rsidR="00322562" w:rsidRDefault="00000000" w:rsidP="00630A16">
      <w:pPr>
        <w:widowControl w:val="0"/>
        <w:autoSpaceDE w:val="0"/>
        <w:autoSpaceDN w:val="0"/>
        <w:adjustRightInd w:val="0"/>
        <w:spacing w:after="0" w:line="240" w:lineRule="auto"/>
        <w:jc w:val="both"/>
        <w:rPr>
          <w:szCs w:val="20"/>
          <w:lang w:val="en-US"/>
        </w:rPr>
      </w:pPr>
      <w:r>
        <w:rPr>
          <w:szCs w:val="20"/>
          <w:lang w:val="en-US"/>
        </w:rPr>
        <w:t>David Li, PhD</w:t>
      </w:r>
    </w:p>
    <w:p w14:paraId="4BB38D40" w14:textId="77777777" w:rsidR="00322562" w:rsidRDefault="00000000" w:rsidP="00630A16">
      <w:pPr>
        <w:widowControl w:val="0"/>
        <w:autoSpaceDE w:val="0"/>
        <w:autoSpaceDN w:val="0"/>
        <w:adjustRightInd w:val="0"/>
        <w:spacing w:after="0" w:line="240" w:lineRule="auto"/>
        <w:jc w:val="both"/>
        <w:rPr>
          <w:szCs w:val="20"/>
          <w:lang w:val="en-US"/>
        </w:rPr>
      </w:pPr>
      <w:r>
        <w:rPr>
          <w:szCs w:val="20"/>
          <w:lang w:val="en-US"/>
        </w:rPr>
        <w:t xml:space="preserve">Senior Lecturer </w:t>
      </w:r>
    </w:p>
    <w:p w14:paraId="423EAD9C" w14:textId="77777777" w:rsidR="00322562" w:rsidRDefault="00000000" w:rsidP="00630A16">
      <w:pPr>
        <w:widowControl w:val="0"/>
        <w:autoSpaceDE w:val="0"/>
        <w:autoSpaceDN w:val="0"/>
        <w:adjustRightInd w:val="0"/>
        <w:spacing w:after="0" w:line="240" w:lineRule="auto"/>
        <w:jc w:val="both"/>
        <w:rPr>
          <w:szCs w:val="20"/>
          <w:lang w:val="en-US"/>
        </w:rPr>
      </w:pPr>
      <w:r>
        <w:rPr>
          <w:szCs w:val="20"/>
          <w:lang w:val="en-US"/>
        </w:rPr>
        <w:t>Department of Biomedical Engineering</w:t>
      </w:r>
    </w:p>
    <w:p w14:paraId="79971FF2" w14:textId="77777777" w:rsidR="00322562" w:rsidRDefault="00000000" w:rsidP="00630A16">
      <w:pPr>
        <w:widowControl w:val="0"/>
        <w:autoSpaceDE w:val="0"/>
        <w:autoSpaceDN w:val="0"/>
        <w:adjustRightInd w:val="0"/>
        <w:spacing w:after="0" w:line="240" w:lineRule="auto"/>
        <w:jc w:val="both"/>
        <w:rPr>
          <w:szCs w:val="20"/>
          <w:lang w:val="en-US"/>
        </w:rPr>
      </w:pPr>
      <w:r>
        <w:rPr>
          <w:szCs w:val="20"/>
          <w:lang w:val="en-US"/>
        </w:rPr>
        <w:t>University of Strathclyde</w:t>
      </w:r>
    </w:p>
    <w:p w14:paraId="35B184CB" w14:textId="77777777" w:rsidR="00322562" w:rsidRDefault="00000000" w:rsidP="00630A16">
      <w:pPr>
        <w:widowControl w:val="0"/>
        <w:autoSpaceDE w:val="0"/>
        <w:autoSpaceDN w:val="0"/>
        <w:adjustRightInd w:val="0"/>
        <w:spacing w:after="0" w:line="240" w:lineRule="auto"/>
        <w:jc w:val="both"/>
        <w:rPr>
          <w:szCs w:val="20"/>
          <w:lang w:val="en-US"/>
        </w:rPr>
      </w:pPr>
      <w:r>
        <w:rPr>
          <w:szCs w:val="20"/>
          <w:lang w:val="en-US"/>
        </w:rPr>
        <w:t>Glasgow G1 1XQ</w:t>
      </w:r>
    </w:p>
    <w:p w14:paraId="76403F94" w14:textId="77777777" w:rsidR="00322562" w:rsidRDefault="00000000" w:rsidP="00630A16">
      <w:pPr>
        <w:widowControl w:val="0"/>
        <w:autoSpaceDE w:val="0"/>
        <w:autoSpaceDN w:val="0"/>
        <w:adjustRightInd w:val="0"/>
        <w:spacing w:after="0" w:line="240" w:lineRule="auto"/>
        <w:jc w:val="both"/>
        <w:rPr>
          <w:szCs w:val="20"/>
          <w:lang w:val="en-US"/>
        </w:rPr>
      </w:pPr>
      <w:r>
        <w:rPr>
          <w:szCs w:val="20"/>
          <w:lang w:val="en-US"/>
        </w:rPr>
        <w:t>Scotland, UK</w:t>
      </w:r>
    </w:p>
    <w:p w14:paraId="19D3F6D2" w14:textId="77777777" w:rsidR="00322562" w:rsidRDefault="00322562" w:rsidP="00630A16">
      <w:pPr>
        <w:spacing w:after="0" w:line="240" w:lineRule="atLeast"/>
        <w:jc w:val="both"/>
        <w:rPr>
          <w:szCs w:val="20"/>
        </w:rPr>
      </w:pPr>
    </w:p>
    <w:p w14:paraId="73B0990C" w14:textId="77777777" w:rsidR="00322562" w:rsidRDefault="00322562" w:rsidP="00630A16">
      <w:pPr>
        <w:spacing w:after="0" w:line="240" w:lineRule="atLeast"/>
        <w:jc w:val="both"/>
        <w:rPr>
          <w:szCs w:val="20"/>
        </w:rPr>
      </w:pPr>
    </w:p>
    <w:p w14:paraId="58EC5B7E" w14:textId="77777777" w:rsidR="00322562" w:rsidRDefault="00000000" w:rsidP="00630A16">
      <w:pPr>
        <w:spacing w:after="0" w:line="240" w:lineRule="atLeast"/>
        <w:jc w:val="both"/>
        <w:rPr>
          <w:szCs w:val="20"/>
        </w:rPr>
      </w:pPr>
      <w:r>
        <w:rPr>
          <w:szCs w:val="20"/>
        </w:rPr>
        <w:t>Enclosures</w:t>
      </w:r>
    </w:p>
    <w:sectPr w:rsidR="00322562">
      <w:headerReference w:type="even" r:id="rId8"/>
      <w:headerReference w:type="default" r:id="rId9"/>
      <w:footerReference w:type="default" r:id="rId10"/>
      <w:headerReference w:type="first" r:id="rId11"/>
      <w:footerReference w:type="first" r:id="rId12"/>
      <w:pgSz w:w="11906" w:h="16838"/>
      <w:pgMar w:top="1134" w:right="851" w:bottom="1134" w:left="1021" w:header="2835" w:footer="69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B7B82" w14:textId="77777777" w:rsidR="0051258C" w:rsidRDefault="0051258C">
      <w:pPr>
        <w:spacing w:line="240" w:lineRule="auto"/>
      </w:pPr>
      <w:r>
        <w:separator/>
      </w:r>
    </w:p>
  </w:endnote>
  <w:endnote w:type="continuationSeparator" w:id="0">
    <w:p w14:paraId="21B32B42" w14:textId="77777777" w:rsidR="0051258C" w:rsidRDefault="00512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MT">
    <w:altName w:val="Arial"/>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BA6E" w14:textId="77777777" w:rsidR="00322562" w:rsidRDefault="00000000">
    <w:pPr>
      <w:pStyle w:val="Footer"/>
      <w:spacing w:line="360" w:lineRule="auto"/>
      <w:ind w:left="-142"/>
    </w:pPr>
    <w:r>
      <w:rPr>
        <w:noProof/>
        <w:lang w:val="en-US" w:eastAsia="en-US"/>
      </w:rPr>
      <mc:AlternateContent>
        <mc:Choice Requires="wpg">
          <w:drawing>
            <wp:inline distT="0" distB="0" distL="0" distR="0" wp14:anchorId="55C536C7" wp14:editId="09D358F9">
              <wp:extent cx="6371590" cy="601345"/>
              <wp:effectExtent l="0" t="0" r="3810" b="8255"/>
              <wp:docPr id="47" name="Group 12"/>
              <wp:cNvGraphicFramePr/>
              <a:graphic xmlns:a="http://schemas.openxmlformats.org/drawingml/2006/main">
                <a:graphicData uri="http://schemas.microsoft.com/office/word/2010/wordprocessingGroup">
                  <wpg:wgp>
                    <wpg:cNvGrpSpPr/>
                    <wpg:grpSpPr>
                      <a:xfrm>
                        <a:off x="0" y="0"/>
                        <a:ext cx="6371590" cy="601345"/>
                        <a:chOff x="0" y="0"/>
                        <a:chExt cx="7474184" cy="705909"/>
                      </a:xfrm>
                    </wpg:grpSpPr>
                    <wps:wsp>
                      <wps:cNvPr id="48" name="Text Box 48"/>
                      <wps:cNvSpPr txBox="1"/>
                      <wps:spPr>
                        <a:xfrm>
                          <a:off x="0" y="20218"/>
                          <a:ext cx="7474184" cy="639477"/>
                        </a:xfrm>
                        <a:prstGeom prst="rect">
                          <a:avLst/>
                        </a:prstGeom>
                        <a:noFill/>
                      </wps:spPr>
                      <wps:txbx>
                        <w:txbxContent>
                          <w:p w14:paraId="45A0EF2B" w14:textId="77777777" w:rsidR="00322562" w:rsidRDefault="00000000">
                            <w:pPr>
                              <w:spacing w:after="0"/>
                            </w:pPr>
                            <w:r>
                              <w:rPr>
                                <w:b/>
                                <w:bCs/>
                                <w:color w:val="808080" w:themeColor="background1" w:themeShade="80"/>
                                <w:kern w:val="24"/>
                                <w:sz w:val="18"/>
                                <w:szCs w:val="18"/>
                                <w:lang w:val="en-US"/>
                              </w:rPr>
                              <w:t>The place of useful learning</w:t>
                            </w:r>
                            <w:r>
                              <w:rPr>
                                <w:b/>
                                <w:bCs/>
                                <w:color w:val="808080" w:themeColor="background1" w:themeShade="80"/>
                                <w:kern w:val="24"/>
                                <w:sz w:val="18"/>
                                <w:szCs w:val="18"/>
                                <w:lang w:val="en-US"/>
                              </w:rPr>
                              <w:tab/>
                            </w:r>
                            <w:r>
                              <w:rPr>
                                <w:b/>
                                <w:bCs/>
                                <w:color w:val="808080" w:themeColor="background1" w:themeShade="80"/>
                                <w:kern w:val="24"/>
                                <w:sz w:val="18"/>
                                <w:szCs w:val="18"/>
                                <w:lang w:val="en-US"/>
                              </w:rPr>
                              <w:tab/>
                            </w:r>
                            <w:r>
                              <w:rPr>
                                <w:b/>
                                <w:bCs/>
                                <w:color w:val="808080" w:themeColor="background1" w:themeShade="80"/>
                                <w:kern w:val="24"/>
                                <w:sz w:val="18"/>
                                <w:szCs w:val="18"/>
                                <w:lang w:val="en-US"/>
                              </w:rPr>
                              <w:tab/>
                            </w:r>
                            <w:r>
                              <w:rPr>
                                <w:b/>
                                <w:bCs/>
                                <w:color w:val="808080" w:themeColor="background1" w:themeShade="80"/>
                                <w:kern w:val="24"/>
                                <w:sz w:val="18"/>
                                <w:szCs w:val="18"/>
                                <w:lang w:val="en-US"/>
                              </w:rPr>
                              <w:tab/>
                            </w:r>
                          </w:p>
                          <w:p w14:paraId="4A041CE3" w14:textId="77777777" w:rsidR="00322562" w:rsidRDefault="00000000">
                            <w:pPr>
                              <w:spacing w:after="0"/>
                            </w:pPr>
                            <w:r>
                              <w:rPr>
                                <w:color w:val="808080" w:themeColor="background1" w:themeShade="80"/>
                                <w:kern w:val="24"/>
                                <w:sz w:val="18"/>
                                <w:szCs w:val="18"/>
                              </w:rPr>
                              <w:t xml:space="preserve">The University of Strathclyde is a charitable body, </w:t>
                            </w:r>
                          </w:p>
                          <w:p w14:paraId="1AD50942" w14:textId="77777777" w:rsidR="00322562" w:rsidRDefault="00000000">
                            <w:pPr>
                              <w:spacing w:after="0"/>
                            </w:pPr>
                            <w:r>
                              <w:rPr>
                                <w:color w:val="808080" w:themeColor="background1" w:themeShade="80"/>
                                <w:kern w:val="24"/>
                                <w:sz w:val="18"/>
                                <w:szCs w:val="18"/>
                              </w:rPr>
                              <w:t xml:space="preserve">registered in Scotland, number </w:t>
                            </w:r>
                            <w:proofErr w:type="gramStart"/>
                            <w:r>
                              <w:rPr>
                                <w:color w:val="808080" w:themeColor="background1" w:themeShade="80"/>
                                <w:kern w:val="24"/>
                                <w:sz w:val="18"/>
                                <w:szCs w:val="18"/>
                              </w:rPr>
                              <w:t>SC015263</w:t>
                            </w:r>
                            <w:proofErr w:type="gramEnd"/>
                            <w:r>
                              <w:rPr>
                                <w:color w:val="808080" w:themeColor="background1" w:themeShade="80"/>
                                <w:kern w:val="24"/>
                                <w:sz w:val="18"/>
                                <w:szCs w:val="18"/>
                              </w:rPr>
                              <w:t xml:space="preserve"> </w:t>
                            </w:r>
                          </w:p>
                        </w:txbxContent>
                      </wps:txbx>
                      <wps:bodyPr wrap="square" rtlCol="0">
                        <a:spAutoFit/>
                      </wps:bodyPr>
                    </wps:wsp>
                    <pic:pic xmlns:pic="http://schemas.openxmlformats.org/drawingml/2006/picture">
                      <pic:nvPicPr>
                        <pic:cNvPr id="49" name="Picture 49"/>
                        <pic:cNvPicPr/>
                      </pic:nvPicPr>
                      <pic:blipFill>
                        <a:blip r:embed="rId1">
                          <a:extLst>
                            <a:ext uri="{28A0092B-C50C-407E-A947-70E740481C1C}">
                              <a14:useLocalDpi xmlns:a14="http://schemas.microsoft.com/office/drawing/2010/main" val="0"/>
                            </a:ext>
                          </a:extLst>
                        </a:blip>
                        <a:stretch>
                          <a:fillRect/>
                        </a:stretch>
                      </pic:blipFill>
                      <pic:spPr>
                        <a:xfrm>
                          <a:off x="3403405" y="57828"/>
                          <a:ext cx="2494598" cy="648081"/>
                        </a:xfrm>
                        <a:prstGeom prst="rect">
                          <a:avLst/>
                        </a:prstGeom>
                      </pic:spPr>
                    </pic:pic>
                    <pic:pic xmlns:pic="http://schemas.openxmlformats.org/drawingml/2006/picture">
                      <pic:nvPicPr>
                        <pic:cNvPr id="50" name="Picture 50"/>
                        <pic:cNvPicPr/>
                      </pic:nvPicPr>
                      <pic:blipFill>
                        <a:blip r:embed="rId2" cstate="print">
                          <a:extLst>
                            <a:ext uri="{28A0092B-C50C-407E-A947-70E740481C1C}">
                              <a14:useLocalDpi xmlns:a14="http://schemas.microsoft.com/office/drawing/2010/main" val="0"/>
                            </a:ext>
                          </a:extLst>
                        </a:blip>
                        <a:stretch>
                          <a:fillRect/>
                        </a:stretch>
                      </pic:blipFill>
                      <pic:spPr>
                        <a:xfrm>
                          <a:off x="6039084" y="0"/>
                          <a:ext cx="1435100" cy="688975"/>
                        </a:xfrm>
                        <a:prstGeom prst="rect">
                          <a:avLst/>
                        </a:prstGeom>
                      </pic:spPr>
                    </pic:pic>
                  </wpg:wgp>
                </a:graphicData>
              </a:graphic>
            </wp:inline>
          </w:drawing>
        </mc:Choice>
        <mc:Fallback>
          <w:pict>
            <v:group w14:anchorId="55C536C7" id="Group 12" o:spid="_x0000_s1026" style="width:501.7pt;height:47.35pt;mso-position-horizontal-relative:char;mso-position-vertical-relative:line" coordsize="74741,705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H0N96BvSwAAb0sAABUAAABkcnMvbWVkaWEvaW1hZ2UyLmpwZWf/2P/g&#13;&#10;ABBKRklGAAEBAQDcANwAAP/bAEMAAgEBAgEBAgICAgICAgIDBQMDAwMDBgQEAwUHBgcHBwYHBwgJ&#13;&#10;CwkICAoIBwcKDQoKCwwMDAwHCQ4PDQwOCwwMDP/bAEMBAgICAwMDBgMDBgwIBwgMDAwMDAwMDAwM&#13;&#10;DAwMDAwMDAwMDAwMDAwMDAwMDAwMDAwMDAwMDAwMDAwMDAwMDAwMDP/AABEIAIsBI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">
              <v:shapetype id="_x0000_t202" coordsize="21600,21600" o:spt="202" path="m,l,21600r21600,l21600,xe">
                <v:stroke joinstyle="miter"/>
                <v:path gradientshapeok="t" o:connecttype="rect"/>
              </v:shapetype>
              <v:shape id="Text Box 48" o:spid="_x0000_s1027" type="#_x0000_t202" style="position:absolute;top:202;width:74741;height:6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" filled="f" stroked="f">
                <v:textbox style="mso-fit-shape-to-text:t">
                  <w:txbxContent>
                    <w:p w14:paraId="45A0EF2B" w14:textId="77777777" w:rsidR="00322562" w:rsidRDefault="00000000">
                      <w:pPr>
                        <w:spacing w:after="0"/>
                      </w:pPr>
                      <w:r>
                        <w:rPr>
                          <w:b/>
                          <w:bCs/>
                          <w:color w:val="808080" w:themeColor="background1" w:themeShade="80"/>
                          <w:kern w:val="24"/>
                          <w:sz w:val="18"/>
                          <w:szCs w:val="18"/>
                          <w:lang w:val="en-US"/>
                        </w:rPr>
                        <w:t>The place of useful learning</w:t>
                      </w:r>
                      <w:r>
                        <w:rPr>
                          <w:b/>
                          <w:bCs/>
                          <w:color w:val="808080" w:themeColor="background1" w:themeShade="80"/>
                          <w:kern w:val="24"/>
                          <w:sz w:val="18"/>
                          <w:szCs w:val="18"/>
                          <w:lang w:val="en-US"/>
                        </w:rPr>
                        <w:tab/>
                      </w:r>
                      <w:r>
                        <w:rPr>
                          <w:b/>
                          <w:bCs/>
                          <w:color w:val="808080" w:themeColor="background1" w:themeShade="80"/>
                          <w:kern w:val="24"/>
                          <w:sz w:val="18"/>
                          <w:szCs w:val="18"/>
                          <w:lang w:val="en-US"/>
                        </w:rPr>
                        <w:tab/>
                      </w:r>
                      <w:r>
                        <w:rPr>
                          <w:b/>
                          <w:bCs/>
                          <w:color w:val="808080" w:themeColor="background1" w:themeShade="80"/>
                          <w:kern w:val="24"/>
                          <w:sz w:val="18"/>
                          <w:szCs w:val="18"/>
                          <w:lang w:val="en-US"/>
                        </w:rPr>
                        <w:tab/>
                      </w:r>
                      <w:r>
                        <w:rPr>
                          <w:b/>
                          <w:bCs/>
                          <w:color w:val="808080" w:themeColor="background1" w:themeShade="80"/>
                          <w:kern w:val="24"/>
                          <w:sz w:val="18"/>
                          <w:szCs w:val="18"/>
                          <w:lang w:val="en-US"/>
                        </w:rPr>
                        <w:tab/>
                      </w:r>
                    </w:p>
                    <w:p w14:paraId="4A041CE3" w14:textId="77777777" w:rsidR="00322562" w:rsidRDefault="00000000">
                      <w:pPr>
                        <w:spacing w:after="0"/>
                      </w:pPr>
                      <w:r>
                        <w:rPr>
                          <w:color w:val="808080" w:themeColor="background1" w:themeShade="80"/>
                          <w:kern w:val="24"/>
                          <w:sz w:val="18"/>
                          <w:szCs w:val="18"/>
                        </w:rPr>
                        <w:t xml:space="preserve">The University of Strathclyde is a charitable body, </w:t>
                      </w:r>
                    </w:p>
                    <w:p w14:paraId="1AD50942" w14:textId="77777777" w:rsidR="00322562" w:rsidRDefault="00000000">
                      <w:pPr>
                        <w:spacing w:after="0"/>
                      </w:pPr>
                      <w:r>
                        <w:rPr>
                          <w:color w:val="808080" w:themeColor="background1" w:themeShade="80"/>
                          <w:kern w:val="24"/>
                          <w:sz w:val="18"/>
                          <w:szCs w:val="18"/>
                        </w:rPr>
                        <w:t xml:space="preserve">registered in Scotland, number SC015263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8" type="#_x0000_t75" style="position:absolute;left:34034;top:578;width:24946;height:64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">
                <v:imagedata r:id="rId3" o:title=""/>
              </v:shape>
              <v:shape id="Picture 50" o:spid="_x0000_s1029" type="#_x0000_t75" style="position:absolute;left:60390;width:14351;height:68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">
                <v:imagedata r:id="rId4" o:title=""/>
              </v:shap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A337E" w14:textId="77777777" w:rsidR="00322562" w:rsidRDefault="00000000">
    <w:pPr>
      <w:pStyle w:val="Footer"/>
      <w:spacing w:line="360" w:lineRule="auto"/>
      <w:ind w:left="-142"/>
    </w:pPr>
    <w:r>
      <w:rPr>
        <w:noProof/>
        <w:lang w:val="en-US" w:eastAsia="en-US"/>
      </w:rPr>
      <mc:AlternateContent>
        <mc:Choice Requires="wpg">
          <w:drawing>
            <wp:inline distT="0" distB="0" distL="0" distR="0" wp14:anchorId="0543DD7D" wp14:editId="1794AFDF">
              <wp:extent cx="6371590" cy="601345"/>
              <wp:effectExtent l="0" t="0" r="3810" b="8255"/>
              <wp:docPr id="43" name="Group 12"/>
              <wp:cNvGraphicFramePr/>
              <a:graphic xmlns:a="http://schemas.openxmlformats.org/drawingml/2006/main">
                <a:graphicData uri="http://schemas.microsoft.com/office/word/2010/wordprocessingGroup">
                  <wpg:wgp>
                    <wpg:cNvGrpSpPr/>
                    <wpg:grpSpPr>
                      <a:xfrm>
                        <a:off x="0" y="0"/>
                        <a:ext cx="6371590" cy="601430"/>
                        <a:chOff x="0" y="0"/>
                        <a:chExt cx="7474184" cy="705909"/>
                      </a:xfrm>
                    </wpg:grpSpPr>
                    <wps:wsp>
                      <wps:cNvPr id="44" name="Text Box 44"/>
                      <wps:cNvSpPr txBox="1"/>
                      <wps:spPr>
                        <a:xfrm>
                          <a:off x="0" y="20218"/>
                          <a:ext cx="7474184" cy="639477"/>
                        </a:xfrm>
                        <a:prstGeom prst="rect">
                          <a:avLst/>
                        </a:prstGeom>
                        <a:noFill/>
                      </wps:spPr>
                      <wps:txbx>
                        <w:txbxContent>
                          <w:p w14:paraId="3E2BBEFA" w14:textId="77777777" w:rsidR="00322562" w:rsidRDefault="00000000">
                            <w:pPr>
                              <w:spacing w:after="0"/>
                            </w:pPr>
                            <w:r>
                              <w:rPr>
                                <w:b/>
                                <w:bCs/>
                                <w:color w:val="808080" w:themeColor="background1" w:themeShade="80"/>
                                <w:kern w:val="24"/>
                                <w:sz w:val="18"/>
                                <w:szCs w:val="18"/>
                                <w:lang w:val="en-US"/>
                              </w:rPr>
                              <w:t>The place of useful learning</w:t>
                            </w:r>
                            <w:r>
                              <w:rPr>
                                <w:b/>
                                <w:bCs/>
                                <w:color w:val="808080" w:themeColor="background1" w:themeShade="80"/>
                                <w:kern w:val="24"/>
                                <w:sz w:val="18"/>
                                <w:szCs w:val="18"/>
                                <w:lang w:val="en-US"/>
                              </w:rPr>
                              <w:tab/>
                            </w:r>
                            <w:r>
                              <w:rPr>
                                <w:b/>
                                <w:bCs/>
                                <w:color w:val="808080" w:themeColor="background1" w:themeShade="80"/>
                                <w:kern w:val="24"/>
                                <w:sz w:val="18"/>
                                <w:szCs w:val="18"/>
                                <w:lang w:val="en-US"/>
                              </w:rPr>
                              <w:tab/>
                            </w:r>
                            <w:r>
                              <w:rPr>
                                <w:b/>
                                <w:bCs/>
                                <w:color w:val="808080" w:themeColor="background1" w:themeShade="80"/>
                                <w:kern w:val="24"/>
                                <w:sz w:val="18"/>
                                <w:szCs w:val="18"/>
                                <w:lang w:val="en-US"/>
                              </w:rPr>
                              <w:tab/>
                            </w:r>
                            <w:r>
                              <w:rPr>
                                <w:b/>
                                <w:bCs/>
                                <w:color w:val="808080" w:themeColor="background1" w:themeShade="80"/>
                                <w:kern w:val="24"/>
                                <w:sz w:val="18"/>
                                <w:szCs w:val="18"/>
                                <w:lang w:val="en-US"/>
                              </w:rPr>
                              <w:tab/>
                            </w:r>
                          </w:p>
                          <w:p w14:paraId="2F4A42CE" w14:textId="77777777" w:rsidR="00322562" w:rsidRDefault="00000000">
                            <w:pPr>
                              <w:spacing w:after="0"/>
                            </w:pPr>
                            <w:r>
                              <w:rPr>
                                <w:color w:val="808080" w:themeColor="background1" w:themeShade="80"/>
                                <w:kern w:val="24"/>
                                <w:sz w:val="18"/>
                                <w:szCs w:val="18"/>
                              </w:rPr>
                              <w:t xml:space="preserve">The University of Strathclyde is a charitable body, </w:t>
                            </w:r>
                          </w:p>
                          <w:p w14:paraId="4EF1A556" w14:textId="77777777" w:rsidR="00322562" w:rsidRDefault="00000000">
                            <w:pPr>
                              <w:spacing w:after="0"/>
                            </w:pPr>
                            <w:r>
                              <w:rPr>
                                <w:color w:val="808080" w:themeColor="background1" w:themeShade="80"/>
                                <w:kern w:val="24"/>
                                <w:sz w:val="18"/>
                                <w:szCs w:val="18"/>
                              </w:rPr>
                              <w:t xml:space="preserve">registered in Scotland, number </w:t>
                            </w:r>
                            <w:proofErr w:type="gramStart"/>
                            <w:r>
                              <w:rPr>
                                <w:color w:val="808080" w:themeColor="background1" w:themeShade="80"/>
                                <w:kern w:val="24"/>
                                <w:sz w:val="18"/>
                                <w:szCs w:val="18"/>
                              </w:rPr>
                              <w:t>SC015263</w:t>
                            </w:r>
                            <w:proofErr w:type="gramEnd"/>
                            <w:r>
                              <w:rPr>
                                <w:color w:val="808080" w:themeColor="background1" w:themeShade="80"/>
                                <w:kern w:val="24"/>
                                <w:sz w:val="18"/>
                                <w:szCs w:val="18"/>
                              </w:rPr>
                              <w:t xml:space="preserve"> </w:t>
                            </w:r>
                          </w:p>
                        </w:txbxContent>
                      </wps:txbx>
                      <wps:bodyPr wrap="square" rtlCol="0">
                        <a:spAutoFit/>
                      </wps:bodyPr>
                    </wps:wsp>
                    <pic:pic xmlns:pic="http://schemas.openxmlformats.org/drawingml/2006/picture">
                      <pic:nvPicPr>
                        <pic:cNvPr id="45" name="Picture 45"/>
                        <pic:cNvPicPr/>
                      </pic:nvPicPr>
                      <pic:blipFill>
                        <a:blip r:embed="rId1">
                          <a:extLst>
                            <a:ext uri="{28A0092B-C50C-407E-A947-70E740481C1C}">
                              <a14:useLocalDpi xmlns:a14="http://schemas.microsoft.com/office/drawing/2010/main" val="0"/>
                            </a:ext>
                          </a:extLst>
                        </a:blip>
                        <a:stretch>
                          <a:fillRect/>
                        </a:stretch>
                      </pic:blipFill>
                      <pic:spPr>
                        <a:xfrm>
                          <a:off x="3403405" y="57828"/>
                          <a:ext cx="2494598" cy="648081"/>
                        </a:xfrm>
                        <a:prstGeom prst="rect">
                          <a:avLst/>
                        </a:prstGeom>
                      </pic:spPr>
                    </pic:pic>
                    <pic:pic xmlns:pic="http://schemas.openxmlformats.org/drawingml/2006/picture">
                      <pic:nvPicPr>
                        <pic:cNvPr id="46" name="Picture 46"/>
                        <pic:cNvPicPr/>
                      </pic:nvPicPr>
                      <pic:blipFill>
                        <a:blip r:embed="rId2" cstate="print">
                          <a:extLst>
                            <a:ext uri="{28A0092B-C50C-407E-A947-70E740481C1C}">
                              <a14:useLocalDpi xmlns:a14="http://schemas.microsoft.com/office/drawing/2010/main" val="0"/>
                            </a:ext>
                          </a:extLst>
                        </a:blip>
                        <a:stretch>
                          <a:fillRect/>
                        </a:stretch>
                      </pic:blipFill>
                      <pic:spPr>
                        <a:xfrm>
                          <a:off x="6039084" y="0"/>
                          <a:ext cx="1435100" cy="688975"/>
                        </a:xfrm>
                        <a:prstGeom prst="rect">
                          <a:avLst/>
                        </a:prstGeom>
                      </pic:spPr>
                    </pic:pic>
                  </wpg:wgp>
                </a:graphicData>
              </a:graphic>
            </wp:inline>
          </w:drawing>
        </mc:Choice>
        <mc:Fallback>
          <w:pict>
            <v:group w14:anchorId="0543DD7D" id="_x0000_s1030" style="width:501.7pt;height:47.35pt;mso-position-horizontal-relative:char;mso-position-vertical-relative:line" coordsize="74741,705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H0N96BvSwAAb0sAABUAAABkcnMvbWVkaWEvaW1hZ2UyLmpwZWf/2P/g&#13;&#10;ABBKRklGAAEBAQDcANwAAP/bAEMAAgEBAgEBAgICAgICAgIDBQMDAwMDBgQEAwUHBgcHBwYHBwgJ&#13;&#10;CwkICAoIBwcKDQoKCwwMDAwHCQ4PDQwOCwwMDP/bAEMBAgICAwMDBgMDBgwIBwgMDAwMDAwMDAwM&#13;&#10;DAwMDAwMDAwMDAwMDAwMDAwMDAwMDAwMDAwMDAwMDAwMDAwMDAwMDP/AABEIAIsBI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">
              <v:shapetype id="_x0000_t202" coordsize="21600,21600" o:spt="202" path="m,l,21600r21600,l21600,xe">
                <v:stroke joinstyle="miter"/>
                <v:path gradientshapeok="t" o:connecttype="rect"/>
              </v:shapetype>
              <v:shape id="Text Box 44" o:spid="_x0000_s1031" type="#_x0000_t202" style="position:absolute;top:202;width:74741;height:6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" filled="f" stroked="f">
                <v:textbox style="mso-fit-shape-to-text:t">
                  <w:txbxContent>
                    <w:p w14:paraId="3E2BBEFA" w14:textId="77777777" w:rsidR="00322562" w:rsidRDefault="00000000">
                      <w:pPr>
                        <w:spacing w:after="0"/>
                      </w:pPr>
                      <w:r>
                        <w:rPr>
                          <w:b/>
                          <w:bCs/>
                          <w:color w:val="808080" w:themeColor="background1" w:themeShade="80"/>
                          <w:kern w:val="24"/>
                          <w:sz w:val="18"/>
                          <w:szCs w:val="18"/>
                          <w:lang w:val="en-US"/>
                        </w:rPr>
                        <w:t>The place of useful learning</w:t>
                      </w:r>
                      <w:r>
                        <w:rPr>
                          <w:b/>
                          <w:bCs/>
                          <w:color w:val="808080" w:themeColor="background1" w:themeShade="80"/>
                          <w:kern w:val="24"/>
                          <w:sz w:val="18"/>
                          <w:szCs w:val="18"/>
                          <w:lang w:val="en-US"/>
                        </w:rPr>
                        <w:tab/>
                      </w:r>
                      <w:r>
                        <w:rPr>
                          <w:b/>
                          <w:bCs/>
                          <w:color w:val="808080" w:themeColor="background1" w:themeShade="80"/>
                          <w:kern w:val="24"/>
                          <w:sz w:val="18"/>
                          <w:szCs w:val="18"/>
                          <w:lang w:val="en-US"/>
                        </w:rPr>
                        <w:tab/>
                      </w:r>
                      <w:r>
                        <w:rPr>
                          <w:b/>
                          <w:bCs/>
                          <w:color w:val="808080" w:themeColor="background1" w:themeShade="80"/>
                          <w:kern w:val="24"/>
                          <w:sz w:val="18"/>
                          <w:szCs w:val="18"/>
                          <w:lang w:val="en-US"/>
                        </w:rPr>
                        <w:tab/>
                      </w:r>
                      <w:r>
                        <w:rPr>
                          <w:b/>
                          <w:bCs/>
                          <w:color w:val="808080" w:themeColor="background1" w:themeShade="80"/>
                          <w:kern w:val="24"/>
                          <w:sz w:val="18"/>
                          <w:szCs w:val="18"/>
                          <w:lang w:val="en-US"/>
                        </w:rPr>
                        <w:tab/>
                      </w:r>
                    </w:p>
                    <w:p w14:paraId="2F4A42CE" w14:textId="77777777" w:rsidR="00322562" w:rsidRDefault="00000000">
                      <w:pPr>
                        <w:spacing w:after="0"/>
                      </w:pPr>
                      <w:r>
                        <w:rPr>
                          <w:color w:val="808080" w:themeColor="background1" w:themeShade="80"/>
                          <w:kern w:val="24"/>
                          <w:sz w:val="18"/>
                          <w:szCs w:val="18"/>
                        </w:rPr>
                        <w:t xml:space="preserve">The University of Strathclyde is a charitable body, </w:t>
                      </w:r>
                    </w:p>
                    <w:p w14:paraId="4EF1A556" w14:textId="77777777" w:rsidR="00322562" w:rsidRDefault="00000000">
                      <w:pPr>
                        <w:spacing w:after="0"/>
                      </w:pPr>
                      <w:r>
                        <w:rPr>
                          <w:color w:val="808080" w:themeColor="background1" w:themeShade="80"/>
                          <w:kern w:val="24"/>
                          <w:sz w:val="18"/>
                          <w:szCs w:val="18"/>
                        </w:rPr>
                        <w:t xml:space="preserve">registered in Scotland, number SC015263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32" type="#_x0000_t75" style="position:absolute;left:34034;top:578;width:24946;height:64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">
                <v:imagedata r:id="rId3" o:title=""/>
              </v:shape>
              <v:shape id="Picture 46" o:spid="_x0000_s1033" type="#_x0000_t75" style="position:absolute;left:60390;width:14351;height:68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">
                <v:imagedata r:id="rId4" o:title=""/>
              </v:shap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72DF1" w14:textId="77777777" w:rsidR="0051258C" w:rsidRDefault="0051258C">
      <w:pPr>
        <w:spacing w:after="0" w:line="240" w:lineRule="auto"/>
      </w:pPr>
      <w:r>
        <w:separator/>
      </w:r>
    </w:p>
  </w:footnote>
  <w:footnote w:type="continuationSeparator" w:id="0">
    <w:p w14:paraId="43B60CCC" w14:textId="77777777" w:rsidR="0051258C" w:rsidRDefault="00512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13216" w14:textId="77777777" w:rsidR="00322562" w:rsidRDefault="0051258C">
    <w:pPr>
      <w:pStyle w:val="Header"/>
    </w:pPr>
    <w:r>
      <w:pict w14:anchorId="4E6CA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33298" o:spid="_x0000_s1026" type="#_x0000_t75" alt="media" style="position:absolute;margin-left:0;margin-top:0;width:595.2pt;height:841.9pt;z-index:-251656192;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medi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F180E" w14:textId="77777777" w:rsidR="00322562" w:rsidRDefault="00000000">
    <w:pPr>
      <w:pStyle w:val="Header"/>
    </w:pPr>
    <w:r>
      <w:rPr>
        <w:noProof/>
      </w:rPr>
      <mc:AlternateContent>
        <mc:Choice Requires="wps">
          <w:drawing>
            <wp:anchor distT="0" distB="0" distL="114300" distR="114300" simplePos="0" relativeHeight="251665408" behindDoc="0" locked="0" layoutInCell="1" allowOverlap="1" wp14:anchorId="01092F67" wp14:editId="586C2D93">
              <wp:simplePos x="0" y="0"/>
              <wp:positionH relativeFrom="column">
                <wp:posOffset>-94615</wp:posOffset>
              </wp:positionH>
              <wp:positionV relativeFrom="paragraph">
                <wp:posOffset>-1016635</wp:posOffset>
              </wp:positionV>
              <wp:extent cx="2514600" cy="914400"/>
              <wp:effectExtent l="0" t="0" r="0" b="0"/>
              <wp:wrapNone/>
              <wp:docPr id="6" name="Rectangle 6"/>
              <wp:cNvGraphicFramePr/>
              <a:graphic xmlns:a="http://schemas.openxmlformats.org/drawingml/2006/main">
                <a:graphicData uri="http://schemas.microsoft.com/office/word/2010/wordprocessingShape">
                  <wps:wsp>
                    <wps:cNvSpPr/>
                    <wps:spPr>
                      <a:xfrm>
                        <a:off x="0" y="0"/>
                        <a:ext cx="25146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 o:spid="_x0000_s1026" o:spt="1" style="position:absolute;left:0pt;margin-left:-7.45pt;margin-top:-80.05pt;height:72pt;width:198pt;z-index:251665408;v-text-anchor:middle;mso-width-relative:page;mso-height-relative:page;" fillcolor="#FFFFFF [3212]" filled="t" stroked="f" coordsize="21600,21600" o:gfxdata="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r9u6rVAAAADAEAAA8AAAAAAAAA&#10;AQAgAAAAIgAAAGRycy9kb3ducmV2LnhtbFBLAQIUABQAAAAIAIdO4kDit/6JTQIAALcEAAAOAAAA&#10;AAAAAAEAIAAAACQBAABkcnMvZTJvRG9jLnhtbFBLBQYAAAAABgAGAFkBAADjBQAAAAA=&#10;">
              <v:fill on="t" focussize="0,0"/>
              <v:stroke on="f" weight="2pt"/>
              <v:imagedata o:title=""/>
              <o:lock v:ext="edit" aspectratio="f"/>
            </v:rect>
          </w:pict>
        </mc:Fallback>
      </mc:AlternateContent>
    </w:r>
    <w:r>
      <w:rPr>
        <w:noProof/>
      </w:rPr>
      <w:drawing>
        <wp:anchor distT="0" distB="0" distL="114300" distR="114300" simplePos="0" relativeHeight="251664384" behindDoc="1" locked="0" layoutInCell="0" allowOverlap="1" wp14:anchorId="491D5238" wp14:editId="04E81047">
          <wp:simplePos x="0" y="0"/>
          <wp:positionH relativeFrom="margin">
            <wp:posOffset>-664845</wp:posOffset>
          </wp:positionH>
          <wp:positionV relativeFrom="margin">
            <wp:posOffset>-1963420</wp:posOffset>
          </wp:positionV>
          <wp:extent cx="7559040" cy="1728470"/>
          <wp:effectExtent l="0" t="0" r="0" b="0"/>
          <wp:wrapNone/>
          <wp:docPr id="5" name="Picture 3" descr="AFRC Catapult Corp blue portrait"/>
          <wp:cNvGraphicFramePr/>
          <a:graphic xmlns:a="http://schemas.openxmlformats.org/drawingml/2006/main">
            <a:graphicData uri="http://schemas.openxmlformats.org/drawingml/2006/picture">
              <pic:pic xmlns:pic="http://schemas.openxmlformats.org/drawingml/2006/picture">
                <pic:nvPicPr>
                  <pic:cNvPr id="5" name="Picture 3" descr="AFRC Catapult Corp blue portrait"/>
                  <pic:cNvPicPr/>
                </pic:nvPicPr>
                <pic:blipFill>
                  <a:blip r:embed="rId1">
                    <a:extLst>
                      <a:ext uri="{28A0092B-C50C-407E-A947-70E740481C1C}">
                        <a14:useLocalDpi xmlns:a14="http://schemas.microsoft.com/office/drawing/2010/main" val="0"/>
                      </a:ext>
                    </a:extLst>
                  </a:blip>
                  <a:srcRect/>
                  <a:stretch>
                    <a:fillRect/>
                  </a:stretch>
                </pic:blipFill>
                <pic:spPr>
                  <a:xfrm>
                    <a:off x="0" y="0"/>
                    <a:ext cx="7559040" cy="1728470"/>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EC3E3" w14:textId="77777777" w:rsidR="00322562" w:rsidRDefault="00000000">
    <w:pPr>
      <w:pStyle w:val="Header"/>
    </w:pPr>
    <w:r>
      <w:rPr>
        <w:noProof/>
      </w:rPr>
      <w:drawing>
        <wp:anchor distT="0" distB="0" distL="114300" distR="114300" simplePos="0" relativeHeight="251662336" behindDoc="1" locked="0" layoutInCell="0" allowOverlap="1" wp14:anchorId="0C08F26C" wp14:editId="4E48C1EB">
          <wp:simplePos x="0" y="0"/>
          <wp:positionH relativeFrom="margin">
            <wp:posOffset>-647065</wp:posOffset>
          </wp:positionH>
          <wp:positionV relativeFrom="margin">
            <wp:posOffset>-1946910</wp:posOffset>
          </wp:positionV>
          <wp:extent cx="7559040" cy="1728470"/>
          <wp:effectExtent l="0" t="0" r="0" b="0"/>
          <wp:wrapNone/>
          <wp:docPr id="2" name="Picture 2" descr="AFRC Catapult Corp blue portrait"/>
          <wp:cNvGraphicFramePr/>
          <a:graphic xmlns:a="http://schemas.openxmlformats.org/drawingml/2006/main">
            <a:graphicData uri="http://schemas.openxmlformats.org/drawingml/2006/picture">
              <pic:pic xmlns:pic="http://schemas.openxmlformats.org/drawingml/2006/picture">
                <pic:nvPicPr>
                  <pic:cNvPr id="2" name="Picture 2" descr="AFRC Catapult Corp blue portrait"/>
                  <pic:cNvPicPr/>
                </pic:nvPicPr>
                <pic:blipFill>
                  <a:blip r:embed="rId1">
                    <a:extLst>
                      <a:ext uri="{28A0092B-C50C-407E-A947-70E740481C1C}">
                        <a14:useLocalDpi xmlns:a14="http://schemas.microsoft.com/office/drawing/2010/main" val="0"/>
                      </a:ext>
                    </a:extLst>
                  </a:blip>
                  <a:srcRect/>
                  <a:stretch>
                    <a:fillRect/>
                  </a:stretch>
                </pic:blipFill>
                <pic:spPr>
                  <a:xfrm>
                    <a:off x="0" y="0"/>
                    <a:ext cx="7559040" cy="1728470"/>
                  </a:xfrm>
                  <a:prstGeom prst="rect">
                    <a:avLst/>
                  </a:prstGeom>
                  <a:noFill/>
                </pic:spPr>
              </pic:pic>
            </a:graphicData>
          </a:graphic>
        </wp:anchor>
      </w:drawing>
    </w:r>
    <w:r>
      <w:rPr>
        <w:noProof/>
      </w:rPr>
      <mc:AlternateContent>
        <mc:Choice Requires="wps">
          <w:drawing>
            <wp:anchor distT="0" distB="0" distL="114300" distR="114300" simplePos="0" relativeHeight="251663360" behindDoc="0" locked="0" layoutInCell="1" allowOverlap="1" wp14:anchorId="58444669" wp14:editId="4E4E1584">
              <wp:simplePos x="0" y="0"/>
              <wp:positionH relativeFrom="column">
                <wp:posOffset>-74930</wp:posOffset>
              </wp:positionH>
              <wp:positionV relativeFrom="paragraph">
                <wp:posOffset>-998855</wp:posOffset>
              </wp:positionV>
              <wp:extent cx="2514600" cy="914400"/>
              <wp:effectExtent l="0" t="0" r="0" b="0"/>
              <wp:wrapNone/>
              <wp:docPr id="4" name="Rectangle 4"/>
              <wp:cNvGraphicFramePr/>
              <a:graphic xmlns:a="http://schemas.openxmlformats.org/drawingml/2006/main">
                <a:graphicData uri="http://schemas.microsoft.com/office/word/2010/wordprocessingShape">
                  <wps:wsp>
                    <wps:cNvSpPr/>
                    <wps:spPr>
                      <a:xfrm>
                        <a:off x="0" y="0"/>
                        <a:ext cx="25146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4" o:spid="_x0000_s1026" o:spt="1" style="position:absolute;left:0pt;margin-left:-5.9pt;margin-top:-78.65pt;height:72pt;width:198pt;z-index:251663360;v-text-anchor:middle;mso-width-relative:page;mso-height-relative:page;" fillcolor="#FFFFFF [3212]" filled="t" stroked="f" coordsize="21600,21600" o:gfxdata="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nCm9+1gAAAAwBAAAPAAAAAAAA&#10;AAEAIAAAACIAAABkcnMvZG93bnJldi54bWxQSwECFAAUAAAACACHTuJAqYu/xU0CAAC3BAAADgAA&#10;AAAAAAABACAAAAAlAQAAZHJzL2Uyb0RvYy54bWxQSwUGAAAAAAYABgBZAQAA5AUAAAAA&#10;">
              <v:fill on="t" focussize="0,0"/>
              <v:stroke on="f" weight="2pt"/>
              <v:imagedata o:title=""/>
              <o:lock v:ext="edit" aspectratio="f"/>
            </v:rect>
          </w:pict>
        </mc:Fallback>
      </mc:AlternateContent>
    </w:r>
    <w:r w:rsidR="0051258C">
      <w:pict w14:anchorId="249C4D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581889" o:spid="_x0000_s1025" type="#_x0000_t75" alt="AFRC Catapult Corp blue portrait" style="position:absolute;margin-left:-51.05pt;margin-top:-153.25pt;width:595.2pt;height:136.1pt;z-index:-251655168;mso-wrap-edited:f;mso-width-percent:0;mso-height-percent:0;mso-position-horizontal-relative:margin;mso-position-vertical-relative:margin;mso-width-percent:0;mso-height-percent:0;mso-width-relative:page;mso-height-relative:page" o:allowincell="f">
          <v:imagedata r:id="rId2" o:title="AFRC Catapult Corp blue portrait"/>
          <w10:wrap anchorx="margin" anchory="margin"/>
        </v:shape>
      </w:pict>
    </w:r>
    <w:r>
      <w:rPr>
        <w:noProof/>
        <w:lang w:val="en-US" w:eastAsia="en-US"/>
      </w:rPr>
      <w:drawing>
        <wp:anchor distT="0" distB="0" distL="114300" distR="114300" simplePos="0" relativeHeight="251659264" behindDoc="1" locked="0" layoutInCell="1" allowOverlap="1" wp14:anchorId="6D457EF8" wp14:editId="1E24CFC8">
          <wp:simplePos x="0" y="0"/>
          <wp:positionH relativeFrom="page">
            <wp:align>left</wp:align>
          </wp:positionH>
          <wp:positionV relativeFrom="paragraph">
            <wp:posOffset>-1798320</wp:posOffset>
          </wp:positionV>
          <wp:extent cx="7569200" cy="1730375"/>
          <wp:effectExtent l="0" t="0" r="0" b="31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7569200" cy="1730490"/>
                  </a:xfrm>
                  <a:prstGeom prst="rect">
                    <a:avLst/>
                  </a:prstGeom>
                </pic:spPr>
              </pic:pic>
            </a:graphicData>
          </a:graphic>
        </wp:anchor>
      </w:drawing>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Li">
    <w15:presenceInfo w15:providerId="AD" w15:userId="S::david.li@strath.ac.uk::8c970192-dd41-4482-a769-6ee263011454"/>
  </w15:person>
  <w15:person w15:author="Zhenya Zang">
    <w15:presenceInfo w15:providerId="AD" w15:userId="S::zhenya.zang@strath.ac.uk::ac171871-b49f-4e5d-ad7f-60d04ac87b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doNotDisplayPageBoundaries/>
  <w:bordersDoNotSurroundHeader/>
  <w:bordersDoNotSurroundFooter/>
  <w:proofState w:spelling="clean" w:grammar="clean"/>
  <w:trackRevisions/>
  <w:defaultTabStop w:val="720"/>
  <w:characterSpacingControl w:val="doNotCompress"/>
  <w:hdrShapeDefaults>
    <o:shapedefaults v:ext="edit" spidmax="1027"/>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20C"/>
    <w:rsid w:val="000036E8"/>
    <w:rsid w:val="00016D98"/>
    <w:rsid w:val="00032655"/>
    <w:rsid w:val="00036E1A"/>
    <w:rsid w:val="00047445"/>
    <w:rsid w:val="00055454"/>
    <w:rsid w:val="000742D3"/>
    <w:rsid w:val="00080115"/>
    <w:rsid w:val="000F02DB"/>
    <w:rsid w:val="000F1552"/>
    <w:rsid w:val="000F5091"/>
    <w:rsid w:val="00100C90"/>
    <w:rsid w:val="001370ED"/>
    <w:rsid w:val="00152A76"/>
    <w:rsid w:val="00167347"/>
    <w:rsid w:val="00175641"/>
    <w:rsid w:val="00195E41"/>
    <w:rsid w:val="001A334E"/>
    <w:rsid w:val="001A7AAC"/>
    <w:rsid w:val="001E0846"/>
    <w:rsid w:val="001E1ABC"/>
    <w:rsid w:val="001E2EAB"/>
    <w:rsid w:val="00207AC1"/>
    <w:rsid w:val="00212154"/>
    <w:rsid w:val="002147D9"/>
    <w:rsid w:val="00216EE2"/>
    <w:rsid w:val="002261BA"/>
    <w:rsid w:val="00230615"/>
    <w:rsid w:val="00254278"/>
    <w:rsid w:val="00284000"/>
    <w:rsid w:val="002E62C6"/>
    <w:rsid w:val="002F2AEA"/>
    <w:rsid w:val="002F32EE"/>
    <w:rsid w:val="002F3DAD"/>
    <w:rsid w:val="00300688"/>
    <w:rsid w:val="00322562"/>
    <w:rsid w:val="00342380"/>
    <w:rsid w:val="003704E0"/>
    <w:rsid w:val="003746A7"/>
    <w:rsid w:val="003A75EE"/>
    <w:rsid w:val="003E7ED4"/>
    <w:rsid w:val="003F49F4"/>
    <w:rsid w:val="003F5893"/>
    <w:rsid w:val="00411C74"/>
    <w:rsid w:val="00420B55"/>
    <w:rsid w:val="004433D1"/>
    <w:rsid w:val="00447C3F"/>
    <w:rsid w:val="00463A23"/>
    <w:rsid w:val="004843B8"/>
    <w:rsid w:val="004A377D"/>
    <w:rsid w:val="004C5445"/>
    <w:rsid w:val="004C757B"/>
    <w:rsid w:val="0051258C"/>
    <w:rsid w:val="00521BDB"/>
    <w:rsid w:val="00526000"/>
    <w:rsid w:val="005319F3"/>
    <w:rsid w:val="005448D7"/>
    <w:rsid w:val="00553AB7"/>
    <w:rsid w:val="00565734"/>
    <w:rsid w:val="00585A54"/>
    <w:rsid w:val="005A34BF"/>
    <w:rsid w:val="005C644C"/>
    <w:rsid w:val="005C7347"/>
    <w:rsid w:val="005D0A96"/>
    <w:rsid w:val="005D38A0"/>
    <w:rsid w:val="005D67F8"/>
    <w:rsid w:val="005E47DF"/>
    <w:rsid w:val="006174E3"/>
    <w:rsid w:val="00623E1E"/>
    <w:rsid w:val="00630A16"/>
    <w:rsid w:val="00633E14"/>
    <w:rsid w:val="006417FF"/>
    <w:rsid w:val="00647B1F"/>
    <w:rsid w:val="00652CAA"/>
    <w:rsid w:val="00662170"/>
    <w:rsid w:val="006B753C"/>
    <w:rsid w:val="006C0063"/>
    <w:rsid w:val="006D78BF"/>
    <w:rsid w:val="006E0B69"/>
    <w:rsid w:val="00751642"/>
    <w:rsid w:val="00767858"/>
    <w:rsid w:val="007A4900"/>
    <w:rsid w:val="007D3233"/>
    <w:rsid w:val="007D3ECB"/>
    <w:rsid w:val="007D586A"/>
    <w:rsid w:val="007D7F4E"/>
    <w:rsid w:val="007F24B7"/>
    <w:rsid w:val="00841A47"/>
    <w:rsid w:val="00847817"/>
    <w:rsid w:val="008542E5"/>
    <w:rsid w:val="00861E4E"/>
    <w:rsid w:val="0086300E"/>
    <w:rsid w:val="00875690"/>
    <w:rsid w:val="00891681"/>
    <w:rsid w:val="008955ED"/>
    <w:rsid w:val="008A154E"/>
    <w:rsid w:val="008B3DA6"/>
    <w:rsid w:val="008E0506"/>
    <w:rsid w:val="008E4B13"/>
    <w:rsid w:val="00906154"/>
    <w:rsid w:val="00922469"/>
    <w:rsid w:val="009414CA"/>
    <w:rsid w:val="00944410"/>
    <w:rsid w:val="00975ECC"/>
    <w:rsid w:val="00997337"/>
    <w:rsid w:val="00997DCD"/>
    <w:rsid w:val="009B2D67"/>
    <w:rsid w:val="009B441F"/>
    <w:rsid w:val="009D283C"/>
    <w:rsid w:val="009D6DEC"/>
    <w:rsid w:val="00A012D2"/>
    <w:rsid w:val="00A20374"/>
    <w:rsid w:val="00A3743E"/>
    <w:rsid w:val="00A41AB0"/>
    <w:rsid w:val="00A46483"/>
    <w:rsid w:val="00A46752"/>
    <w:rsid w:val="00A468A2"/>
    <w:rsid w:val="00A46C5B"/>
    <w:rsid w:val="00A609B7"/>
    <w:rsid w:val="00A64082"/>
    <w:rsid w:val="00A66A1F"/>
    <w:rsid w:val="00A86BB2"/>
    <w:rsid w:val="00AB4ABF"/>
    <w:rsid w:val="00B73438"/>
    <w:rsid w:val="00B7532C"/>
    <w:rsid w:val="00B76CA5"/>
    <w:rsid w:val="00B83E6C"/>
    <w:rsid w:val="00B875D1"/>
    <w:rsid w:val="00B91408"/>
    <w:rsid w:val="00BA301D"/>
    <w:rsid w:val="00BB5C01"/>
    <w:rsid w:val="00C15550"/>
    <w:rsid w:val="00C210D8"/>
    <w:rsid w:val="00C46240"/>
    <w:rsid w:val="00C62EF4"/>
    <w:rsid w:val="00C903F5"/>
    <w:rsid w:val="00C9773B"/>
    <w:rsid w:val="00CA0D55"/>
    <w:rsid w:val="00CD0B6B"/>
    <w:rsid w:val="00CD4440"/>
    <w:rsid w:val="00D076F7"/>
    <w:rsid w:val="00D12735"/>
    <w:rsid w:val="00D31C49"/>
    <w:rsid w:val="00D55304"/>
    <w:rsid w:val="00D5600E"/>
    <w:rsid w:val="00D62570"/>
    <w:rsid w:val="00D62BCA"/>
    <w:rsid w:val="00D935C0"/>
    <w:rsid w:val="00DA5F45"/>
    <w:rsid w:val="00DD303B"/>
    <w:rsid w:val="00DD5D78"/>
    <w:rsid w:val="00DE28BD"/>
    <w:rsid w:val="00DF11F9"/>
    <w:rsid w:val="00E26485"/>
    <w:rsid w:val="00E31A12"/>
    <w:rsid w:val="00E32759"/>
    <w:rsid w:val="00E36A72"/>
    <w:rsid w:val="00E55C1C"/>
    <w:rsid w:val="00E836BF"/>
    <w:rsid w:val="00E9424E"/>
    <w:rsid w:val="00EA2DF3"/>
    <w:rsid w:val="00EA3396"/>
    <w:rsid w:val="00EB2C86"/>
    <w:rsid w:val="00EC792D"/>
    <w:rsid w:val="00ED08AC"/>
    <w:rsid w:val="00ED71F0"/>
    <w:rsid w:val="00EE654C"/>
    <w:rsid w:val="00EF3A48"/>
    <w:rsid w:val="00EF70AC"/>
    <w:rsid w:val="00F165E2"/>
    <w:rsid w:val="00F33BDF"/>
    <w:rsid w:val="00F379B3"/>
    <w:rsid w:val="00F40E79"/>
    <w:rsid w:val="00F5220C"/>
    <w:rsid w:val="00F63679"/>
    <w:rsid w:val="00F66E92"/>
    <w:rsid w:val="00F7764E"/>
    <w:rsid w:val="00F77A34"/>
    <w:rsid w:val="00F964CF"/>
    <w:rsid w:val="00FA1A45"/>
    <w:rsid w:val="00FA54CE"/>
    <w:rsid w:val="10127B94"/>
    <w:rsid w:val="1D1377AE"/>
    <w:rsid w:val="29BE4E20"/>
    <w:rsid w:val="4E5E64D1"/>
    <w:rsid w:val="509603E3"/>
    <w:rsid w:val="5B1D0581"/>
    <w:rsid w:val="63290162"/>
    <w:rsid w:val="67DC4368"/>
    <w:rsid w:val="68F02EE5"/>
    <w:rsid w:val="69AE61AB"/>
    <w:rsid w:val="6B981420"/>
    <w:rsid w:val="71444D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235E3316"/>
  <w15:docId w15:val="{A7EA69E5-A745-CF49-8563-7A094DB9E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color w:val="000000"/>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rPr>
      <w:szCs w:val="20"/>
    </w:rPr>
  </w:style>
  <w:style w:type="paragraph" w:styleId="PlainText">
    <w:name w:val="Plain Text"/>
    <w:basedOn w:val="Normal"/>
    <w:link w:val="PlainTextChar"/>
    <w:uiPriority w:val="99"/>
    <w:unhideWhenUsed/>
    <w:pPr>
      <w:spacing w:after="0" w:line="240" w:lineRule="auto"/>
    </w:pPr>
    <w:rPr>
      <w:rFonts w:ascii="Calibri" w:eastAsiaTheme="minorHAnsi" w:hAnsi="Calibri" w:cstheme="minorBidi"/>
      <w:color w:val="auto"/>
      <w:sz w:val="22"/>
      <w:szCs w:val="21"/>
      <w:lang w:eastAsia="en-U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w:eastAsiaTheme="minorEastAsia" w:hAnsi="Times" w:cs="Times New Roman"/>
      <w:color w:val="auto"/>
      <w:szCs w:val="20"/>
      <w:lang w:eastAsia="en-US"/>
    </w:rPr>
  </w:style>
  <w:style w:type="paragraph" w:styleId="Title">
    <w:name w:val="Title"/>
    <w:basedOn w:val="Normal"/>
    <w:next w:val="Normal"/>
    <w:link w:val="TitleChar"/>
    <w:qFormat/>
    <w:pPr>
      <w:framePr w:w="9360" w:hSpace="187" w:vSpace="187" w:wrap="notBeside" w:vAnchor="text" w:hAnchor="page" w:xAlign="center" w:y="1"/>
      <w:spacing w:after="0" w:line="240" w:lineRule="auto"/>
      <w:jc w:val="center"/>
    </w:pPr>
    <w:rPr>
      <w:rFonts w:ascii="Times New Roman" w:hAnsi="Times New Roman" w:cs="Times New Roman"/>
      <w:color w:val="auto"/>
      <w:kern w:val="28"/>
      <w:sz w:val="48"/>
      <w:szCs w:val="48"/>
      <w:lang w:val="en-US" w:eastAsia="en-US"/>
    </w:rPr>
  </w:style>
  <w:style w:type="paragraph" w:styleId="CommentSubject">
    <w:name w:val="annotation subject"/>
    <w:basedOn w:val="CommentText"/>
    <w:next w:val="CommentText"/>
    <w:link w:val="CommentSubjectChar"/>
    <w:uiPriority w:val="99"/>
    <w:semiHidden/>
    <w:unhideWhenUsed/>
    <w:rPr>
      <w:b/>
      <w:bCs/>
    </w:rPr>
  </w:style>
  <w:style w:type="character" w:styleId="Hyperlink">
    <w:name w:val="Hyperlink"/>
    <w:basedOn w:val="DefaultParagraphFont"/>
    <w:uiPriority w:val="99"/>
    <w:unhideWhenUsed/>
    <w:qFormat/>
    <w:rPr>
      <w:color w:val="0000FF" w:themeColor="hyperlink"/>
      <w:u w:val="single"/>
    </w:rPr>
  </w:style>
  <w:style w:type="character" w:styleId="CommentReference">
    <w:name w:val="annotation reference"/>
    <w:basedOn w:val="DefaultParagraphFont"/>
    <w:uiPriority w:val="99"/>
    <w:semiHidden/>
    <w:unhideWhenUsed/>
    <w:rPr>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charity">
    <w:name w:val="charity"/>
    <w:basedOn w:val="Normal"/>
    <w:pPr>
      <w:spacing w:after="0" w:line="312" w:lineRule="atLeast"/>
      <w:ind w:left="450"/>
    </w:pPr>
    <w:rPr>
      <w:rFonts w:ascii="Times New Roman" w:eastAsia="Times New Roman" w:hAnsi="Times New Roman"/>
      <w:color w:val="999999"/>
      <w:szCs w:val="2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TitleChar">
    <w:name w:val="Title Char"/>
    <w:basedOn w:val="DefaultParagraphFont"/>
    <w:link w:val="Title"/>
    <w:rPr>
      <w:rFonts w:ascii="Times New Roman" w:hAnsi="Times New Roman" w:cs="Times New Roman"/>
      <w:color w:val="auto"/>
      <w:kern w:val="28"/>
      <w:sz w:val="48"/>
      <w:szCs w:val="48"/>
      <w:lang w:val="en-US" w:eastAsia="en-US"/>
    </w:rPr>
  </w:style>
  <w:style w:type="character" w:customStyle="1" w:styleId="CommentTextChar">
    <w:name w:val="Comment Text Char"/>
    <w:basedOn w:val="DefaultParagraphFont"/>
    <w:link w:val="CommentText"/>
    <w:uiPriority w:val="99"/>
    <w:semiHidden/>
    <w:rPr>
      <w:szCs w:val="20"/>
    </w:rPr>
  </w:style>
  <w:style w:type="character" w:customStyle="1" w:styleId="CommentSubjectChar">
    <w:name w:val="Comment Subject Char"/>
    <w:basedOn w:val="CommentTextChar"/>
    <w:link w:val="CommentSubject"/>
    <w:uiPriority w:val="99"/>
    <w:semiHidden/>
    <w:rPr>
      <w:b/>
      <w:bCs/>
      <w:szCs w:val="20"/>
    </w:rPr>
  </w:style>
  <w:style w:type="paragraph" w:customStyle="1" w:styleId="Revision1">
    <w:name w:val="Revision1"/>
    <w:hidden/>
    <w:uiPriority w:val="99"/>
    <w:semiHidden/>
    <w:rPr>
      <w:color w:val="000000"/>
      <w:szCs w:val="22"/>
      <w:lang w:eastAsia="en-GB"/>
    </w:rPr>
  </w:style>
  <w:style w:type="character" w:customStyle="1" w:styleId="PlainTextChar">
    <w:name w:val="Plain Text Char"/>
    <w:basedOn w:val="DefaultParagraphFont"/>
    <w:link w:val="PlainText"/>
    <w:uiPriority w:val="99"/>
    <w:rPr>
      <w:rFonts w:ascii="Calibri" w:eastAsiaTheme="minorHAnsi" w:hAnsi="Calibri" w:cstheme="minorBidi"/>
      <w:color w:val="auto"/>
      <w:sz w:val="22"/>
      <w:szCs w:val="21"/>
      <w:lang w:eastAsia="en-US"/>
    </w:rPr>
  </w:style>
  <w:style w:type="paragraph" w:customStyle="1" w:styleId="01Title">
    <w:name w:val="01. Title"/>
    <w:basedOn w:val="Normal"/>
    <w:next w:val="02Author"/>
    <w:qFormat/>
    <w:pPr>
      <w:spacing w:after="0" w:line="240" w:lineRule="auto"/>
    </w:pPr>
    <w:rPr>
      <w:rFonts w:eastAsiaTheme="minorEastAsia" w:cstheme="minorBidi"/>
      <w:b/>
      <w:color w:val="auto"/>
      <w:spacing w:val="10"/>
      <w:kern w:val="32"/>
      <w:sz w:val="32"/>
      <w:lang w:val="en-US" w:eastAsia="en-US"/>
    </w:rPr>
  </w:style>
  <w:style w:type="paragraph" w:customStyle="1" w:styleId="02Author">
    <w:name w:val="02. Author"/>
    <w:next w:val="03AuthorAffiliation"/>
    <w:qFormat/>
    <w:pPr>
      <w:spacing w:before="240" w:after="80"/>
    </w:pPr>
    <w:rPr>
      <w:rFonts w:eastAsia="Arial Unicode MS" w:cs="Arial Unicode MS"/>
      <w:b/>
      <w:bCs/>
      <w:smallCaps/>
      <w:color w:val="595959"/>
      <w:sz w:val="24"/>
      <w:szCs w:val="24"/>
      <w:u w:color="595959"/>
      <w:lang w:val="en-US" w:eastAsia="en-US"/>
    </w:rPr>
  </w:style>
  <w:style w:type="paragraph" w:customStyle="1" w:styleId="03AuthorAffiliation">
    <w:name w:val="03. Author Affiliation"/>
    <w:next w:val="04Email"/>
    <w:qFormat/>
    <w:rPr>
      <w:rFonts w:ascii="Times New Roman" w:eastAsia="Arial Unicode MS" w:hAnsi="Times New Roman" w:cs="Arial Unicode MS"/>
      <w:i/>
      <w:iCs/>
      <w:color w:val="000000"/>
      <w:sz w:val="18"/>
      <w:szCs w:val="18"/>
      <w:u w:color="000000"/>
      <w:lang w:val="en-US" w:eastAsia="en-US"/>
    </w:rPr>
  </w:style>
  <w:style w:type="paragraph" w:customStyle="1" w:styleId="04Email">
    <w:name w:val="04. Email"/>
    <w:next w:val="06AbstractBody"/>
    <w:qFormat/>
    <w:rPr>
      <w:rFonts w:ascii="Times New Roman" w:eastAsia="Arial Unicode MS" w:hAnsi="Times New Roman" w:cs="Arial Unicode MS"/>
      <w:i/>
      <w:iCs/>
      <w:color w:val="2E2EB1"/>
      <w:sz w:val="18"/>
      <w:szCs w:val="18"/>
      <w:u w:color="2E2EB1"/>
      <w:lang w:val="en-US" w:eastAsia="en-US"/>
    </w:rPr>
  </w:style>
  <w:style w:type="paragraph" w:customStyle="1" w:styleId="06AbstractBody">
    <w:name w:val="06. Abstract Body"/>
    <w:next w:val="07Copyright"/>
    <w:qFormat/>
    <w:pPr>
      <w:spacing w:before="240"/>
      <w:jc w:val="both"/>
    </w:pPr>
    <w:rPr>
      <w:rFonts w:ascii="Times New Roman" w:eastAsia="Arial Unicode MS" w:hAnsi="Times New Roman" w:cs="Arial Unicode MS"/>
      <w:color w:val="000000"/>
      <w:u w:color="000000"/>
      <w:lang w:val="en-US" w:eastAsia="en-US"/>
    </w:rPr>
  </w:style>
  <w:style w:type="paragraph" w:customStyle="1" w:styleId="07Copyright">
    <w:name w:val="07. Copyright"/>
    <w:next w:val="08SectionHeader1"/>
    <w:qFormat/>
    <w:pPr>
      <w:spacing w:before="240" w:after="240"/>
      <w:jc w:val="both"/>
    </w:pPr>
    <w:rPr>
      <w:rFonts w:eastAsia="Arial Unicode MS" w:cs="Arial Unicode MS"/>
      <w:color w:val="000000"/>
      <w:sz w:val="16"/>
      <w:szCs w:val="16"/>
      <w:u w:color="000000"/>
      <w:lang w:val="en-US" w:eastAsia="en-US"/>
    </w:rPr>
  </w:style>
  <w:style w:type="paragraph" w:customStyle="1" w:styleId="08SectionHeader1">
    <w:name w:val="08 Section Header 1"/>
    <w:next w:val="09BodyFirstParagraph"/>
    <w:qFormat/>
    <w:pPr>
      <w:spacing w:before="120"/>
    </w:pPr>
    <w:rPr>
      <w:rFonts w:eastAsia="Arial Unicode MS" w:cs="Arial Unicode MS"/>
      <w:b/>
      <w:bCs/>
      <w:color w:val="000000"/>
      <w:u w:color="000000"/>
      <w:lang w:val="en-US" w:eastAsia="en-US"/>
    </w:rPr>
  </w:style>
  <w:style w:type="paragraph" w:customStyle="1" w:styleId="09BodyFirstParagraph">
    <w:name w:val="09. Body First Paragraph"/>
    <w:next w:val="10BodySubsequentParagraph"/>
    <w:qFormat/>
    <w:pPr>
      <w:spacing w:before="120"/>
      <w:jc w:val="both"/>
    </w:pPr>
    <w:rPr>
      <w:rFonts w:ascii="Times New Roman" w:eastAsia="Arial Unicode MS" w:hAnsi="Times New Roman" w:cs="Arial Unicode MS"/>
      <w:color w:val="000000"/>
      <w:u w:color="000000"/>
      <w:lang w:val="en-US" w:eastAsia="en-US"/>
    </w:rPr>
  </w:style>
  <w:style w:type="paragraph" w:customStyle="1" w:styleId="10BodySubsequentParagraph">
    <w:name w:val="10. Body Subsequent Paragraph"/>
    <w:qFormat/>
    <w:pPr>
      <w:ind w:firstLine="288"/>
      <w:jc w:val="both"/>
    </w:pPr>
    <w:rPr>
      <w:rFonts w:ascii="Times New Roman" w:eastAsia="Arial Unicode MS" w:hAnsi="Times New Roman" w:cs="Arial Unicode MS"/>
      <w:color w:val="000000"/>
      <w:u w:color="000000"/>
      <w:lang w:val="en-US" w:eastAsia="en-US"/>
    </w:rPr>
  </w:style>
  <w:style w:type="character" w:styleId="UnresolvedMention">
    <w:name w:val="Unresolved Mention"/>
    <w:basedOn w:val="DefaultParagraphFont"/>
    <w:uiPriority w:val="99"/>
    <w:semiHidden/>
    <w:unhideWhenUsed/>
    <w:rsid w:val="005E47DF"/>
    <w:rPr>
      <w:color w:val="605E5C"/>
      <w:shd w:val="clear" w:color="auto" w:fill="E1DFDD"/>
    </w:rPr>
  </w:style>
  <w:style w:type="paragraph" w:styleId="Revision">
    <w:name w:val="Revision"/>
    <w:hidden/>
    <w:uiPriority w:val="99"/>
    <w:unhideWhenUsed/>
    <w:rsid w:val="00D5600E"/>
    <w:rPr>
      <w:color w:val="000000"/>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612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people" Target="people.xml"/></Relationships>
</file>

<file path=word/_rels/footer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4" Type="http://schemas.openxmlformats.org/officeDocument/2006/relationships/image" Target="media/image6.jpeg"/></Relationships>
</file>

<file path=word/_rels/foot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0C198A-76EC-7B48-AB07-68EDF61BB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470</Words>
  <Characters>2679</Characters>
  <Application>Microsoft Office Word</Application>
  <DocSecurity>0</DocSecurity>
  <Lines>22</Lines>
  <Paragraphs>6</Paragraphs>
  <ScaleCrop>false</ScaleCrop>
  <Company>University of Strathclyde</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Services</dc:creator>
  <cp:lastModifiedBy>Zhenya Zang</cp:lastModifiedBy>
  <cp:revision>13</cp:revision>
  <cp:lastPrinted>2021-03-19T10:17:00Z</cp:lastPrinted>
  <dcterms:created xsi:type="dcterms:W3CDTF">2024-02-06T17:14:00Z</dcterms:created>
  <dcterms:modified xsi:type="dcterms:W3CDTF">2024-02-07T12:22:00Z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documentId_2142</vt:lpwstr>
  </property>
  <property fmtid="{D5CDD505-2E9C-101B-9397-08002B2CF9AE}" pid="3" name="grammarly_documentContext">
    <vt:lpwstr>{"goals":[],"domain":"general","emotions":[],"dialect":"british"}</vt:lpwstr>
  </property>
  <property fmtid="{D5CDD505-2E9C-101B-9397-08002B2CF9AE}" pid="4" name="KSOProductBuildVer">
    <vt:lpwstr>2052-11.1.0.10431</vt:lpwstr>
  </property>
  <property fmtid="{D5CDD505-2E9C-101B-9397-08002B2CF9AE}" pid="5" name="ICV">
    <vt:lpwstr>8F7933CBC39147CBABB4B62F0C59ADAA</vt:lpwstr>
  </property>
</Properties>
</file>